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18433" w14:textId="77777777" w:rsidR="00A80FF3" w:rsidRPr="00110628" w:rsidRDefault="00A80FF3" w:rsidP="0085683C">
      <w:pPr>
        <w:pStyle w:val="Heading3"/>
        <w:keepNext w:val="0"/>
        <w:keepLines w:val="0"/>
        <w:widowControl w:val="0"/>
        <w:spacing w:before="40" w:after="40" w:line="240" w:lineRule="auto"/>
        <w:jc w:val="center"/>
        <w:rPr>
          <w:rFonts w:ascii="Times New Roman" w:hAnsi="Times New Roman" w:cs="Times New Roman"/>
          <w:b w:val="0"/>
          <w:color w:val="auto"/>
          <w:sz w:val="28"/>
          <w:szCs w:val="28"/>
        </w:rPr>
      </w:pPr>
      <w:r w:rsidRPr="00110628">
        <w:rPr>
          <w:rFonts w:ascii="Times New Roman" w:hAnsi="Times New Roman" w:cs="Times New Roman"/>
          <w:b w:val="0"/>
          <w:color w:val="auto"/>
          <w:sz w:val="28"/>
          <w:szCs w:val="28"/>
        </w:rPr>
        <w:t>HỌC VIỆN KỸ THUẬT QUÂN SỰ</w:t>
      </w:r>
    </w:p>
    <w:p w14:paraId="26595E4A" w14:textId="77777777" w:rsidR="00A80FF3" w:rsidRPr="00110628" w:rsidRDefault="00A80FF3" w:rsidP="0085683C">
      <w:pPr>
        <w:spacing w:before="40" w:after="40" w:line="240" w:lineRule="auto"/>
        <w:jc w:val="center"/>
        <w:rPr>
          <w:rFonts w:ascii="Times New Roman" w:hAnsi="Times New Roman" w:cs="Times New Roman"/>
          <w:b/>
          <w:sz w:val="28"/>
          <w:szCs w:val="28"/>
        </w:rPr>
      </w:pPr>
      <w:r w:rsidRPr="00110628">
        <w:rPr>
          <w:rFonts w:ascii="Times New Roman" w:hAnsi="Times New Roman" w:cs="Times New Roman"/>
          <w:b/>
          <w:sz w:val="28"/>
          <w:szCs w:val="28"/>
        </w:rPr>
        <w:t>PHÒNG THÔNG TIN KHOA HỌC QUÂN SỰ</w:t>
      </w:r>
    </w:p>
    <w:p w14:paraId="2FA2AC41" w14:textId="6F5D6215" w:rsidR="00A80FF3" w:rsidRPr="00110628" w:rsidRDefault="00A80FF3" w:rsidP="0085683C">
      <w:pPr>
        <w:spacing w:before="40" w:after="40" w:line="288" w:lineRule="auto"/>
        <w:jc w:val="center"/>
        <w:rPr>
          <w:rFonts w:ascii="Times New Roman" w:hAnsi="Times New Roman" w:cs="Times New Roman"/>
          <w:b/>
          <w:sz w:val="28"/>
          <w:szCs w:val="28"/>
        </w:rPr>
      </w:pPr>
      <w:r w:rsidRPr="00110628">
        <w:rPr>
          <w:rFonts w:ascii="Times New Roman" w:hAnsi="Times New Roman" w:cs="Times New Roman"/>
          <w:b/>
          <w:spacing w:val="-28"/>
          <w:sz w:val="28"/>
          <w:szCs w:val="28"/>
        </w:rPr>
        <w:t>*****</w:t>
      </w:r>
    </w:p>
    <w:p w14:paraId="2A638F87" w14:textId="37DDB00D" w:rsidR="009C3687" w:rsidRPr="00110628" w:rsidRDefault="009F4AF0" w:rsidP="0085683C">
      <w:pPr>
        <w:spacing w:before="40" w:after="40" w:line="288" w:lineRule="auto"/>
        <w:jc w:val="center"/>
        <w:rPr>
          <w:rFonts w:ascii="Times New Roman" w:hAnsi="Times New Roman" w:cs="Times New Roman"/>
          <w:b/>
          <w:sz w:val="28"/>
          <w:szCs w:val="28"/>
        </w:rPr>
      </w:pPr>
      <w:r w:rsidRPr="00110628">
        <w:rPr>
          <w:rFonts w:ascii="Times New Roman" w:hAnsi="Times New Roman" w:cs="Times New Roman"/>
          <w:b/>
          <w:sz w:val="28"/>
          <w:szCs w:val="28"/>
        </w:rPr>
        <w:t>TỔNG THUẬT TÀI LIỆU</w:t>
      </w:r>
    </w:p>
    <w:p w14:paraId="38965C82" w14:textId="77777777" w:rsidR="00EC6074" w:rsidRPr="00110628" w:rsidRDefault="00EC6074" w:rsidP="0085683C">
      <w:pPr>
        <w:pStyle w:val="Heading3"/>
        <w:keepNext w:val="0"/>
        <w:keepLines w:val="0"/>
        <w:widowControl w:val="0"/>
        <w:spacing w:before="40" w:after="40" w:line="288" w:lineRule="auto"/>
        <w:ind w:firstLine="720"/>
        <w:jc w:val="both"/>
        <w:rPr>
          <w:rFonts w:ascii="Times New Roman" w:hAnsi="Times New Roman" w:cs="Times New Roman"/>
          <w:color w:val="auto"/>
          <w:sz w:val="28"/>
          <w:szCs w:val="28"/>
        </w:rPr>
      </w:pPr>
      <w:r w:rsidRPr="00110628">
        <w:rPr>
          <w:rFonts w:ascii="Times New Roman" w:hAnsi="Times New Roman" w:cs="Times New Roman"/>
          <w:color w:val="auto"/>
          <w:sz w:val="28"/>
          <w:szCs w:val="28"/>
        </w:rPr>
        <w:t>1. THÔNG TIN CHUNG VỀ TÀI LIỆU</w:t>
      </w:r>
    </w:p>
    <w:p w14:paraId="7B67B0BA" w14:textId="607BA0EE" w:rsidR="00571111" w:rsidRPr="00110628" w:rsidRDefault="00BA174B" w:rsidP="0085683C">
      <w:pPr>
        <w:widowControl w:val="0"/>
        <w:spacing w:before="40" w:after="40" w:line="288" w:lineRule="auto"/>
        <w:ind w:firstLine="720"/>
        <w:jc w:val="both"/>
        <w:rPr>
          <w:rFonts w:ascii="Times New Roman" w:eastAsia="Times New Roman" w:hAnsi="Times New Roman" w:cs="Times New Roman"/>
          <w:sz w:val="28"/>
          <w:szCs w:val="28"/>
        </w:rPr>
      </w:pPr>
      <w:r w:rsidRPr="00110628">
        <w:rPr>
          <w:rFonts w:ascii="Times New Roman" w:eastAsia="Times New Roman" w:hAnsi="Times New Roman" w:cs="Times New Roman"/>
          <w:bCs/>
          <w:sz w:val="28"/>
          <w:szCs w:val="28"/>
        </w:rPr>
        <w:t xml:space="preserve">- </w:t>
      </w:r>
      <w:r w:rsidR="00571111" w:rsidRPr="00110628">
        <w:rPr>
          <w:rFonts w:ascii="Times New Roman" w:eastAsia="Times New Roman" w:hAnsi="Times New Roman" w:cs="Times New Roman"/>
          <w:bCs/>
          <w:sz w:val="28"/>
          <w:szCs w:val="28"/>
        </w:rPr>
        <w:t>Nhan đề (Title)</w:t>
      </w:r>
      <w:r w:rsidR="00571111" w:rsidRPr="00110628">
        <w:rPr>
          <w:rFonts w:ascii="Times New Roman" w:eastAsia="Times New Roman" w:hAnsi="Times New Roman" w:cs="Times New Roman"/>
          <w:sz w:val="28"/>
          <w:szCs w:val="28"/>
        </w:rPr>
        <w:t>: Ngôn ngữ gốc (Tiếng Anh/Tiếng Viêt</w:t>
      </w:r>
      <w:r w:rsidR="00571111" w:rsidRPr="00110628">
        <w:rPr>
          <w:rFonts w:ascii="Times New Roman" w:hAnsi="Times New Roman" w:cs="Times New Roman"/>
          <w:sz w:val="28"/>
          <w:szCs w:val="28"/>
        </w:rPr>
        <w:t>)</w:t>
      </w:r>
    </w:p>
    <w:p w14:paraId="53F3D70A" w14:textId="2FA6FE52" w:rsidR="00A57C1B" w:rsidRPr="00110628" w:rsidRDefault="00A57C1B" w:rsidP="0085683C">
      <w:pPr>
        <w:widowControl w:val="0"/>
        <w:spacing w:before="40" w:after="40" w:line="288" w:lineRule="auto"/>
        <w:ind w:left="1440"/>
        <w:jc w:val="both"/>
        <w:rPr>
          <w:rFonts w:ascii="Times New Roman" w:hAnsi="Times New Roman" w:cs="Times New Roman"/>
          <w:sz w:val="28"/>
          <w:szCs w:val="28"/>
        </w:rPr>
      </w:pPr>
      <w:r w:rsidRPr="00110628">
        <w:rPr>
          <w:rFonts w:ascii="Times New Roman" w:hAnsi="Times New Roman" w:cs="Times New Roman"/>
          <w:sz w:val="28"/>
          <w:szCs w:val="28"/>
        </w:rPr>
        <w:t xml:space="preserve">Ví dụ: </w:t>
      </w:r>
      <w:r w:rsidRPr="00110628">
        <w:rPr>
          <w:rFonts w:ascii="Times New Roman" w:hAnsi="Times New Roman" w:cs="Times New Roman"/>
          <w:b/>
          <w:sz w:val="28"/>
          <w:szCs w:val="28"/>
        </w:rPr>
        <w:t>Введение в теорию установок автоматического артиллерийского вооружения</w:t>
      </w:r>
      <w:r w:rsidRPr="00110628">
        <w:rPr>
          <w:rFonts w:ascii="Times New Roman" w:hAnsi="Times New Roman" w:cs="Times New Roman"/>
          <w:sz w:val="28"/>
          <w:szCs w:val="28"/>
        </w:rPr>
        <w:t xml:space="preserve"> (Introduction to the theory of automatic artillery systems/Giới thiệu về lý thuyết hệ thống pháo tự động)</w:t>
      </w:r>
    </w:p>
    <w:p w14:paraId="4C8D840E" w14:textId="1971E241" w:rsidR="00571111" w:rsidRPr="00110628" w:rsidRDefault="00BA174B" w:rsidP="0085683C">
      <w:pPr>
        <w:widowControl w:val="0"/>
        <w:spacing w:before="40" w:after="40" w:line="288" w:lineRule="auto"/>
        <w:ind w:firstLine="720"/>
        <w:jc w:val="both"/>
        <w:rPr>
          <w:rFonts w:ascii="Times New Roman" w:eastAsia="Times New Roman" w:hAnsi="Times New Roman" w:cs="Times New Roman"/>
          <w:sz w:val="28"/>
          <w:szCs w:val="28"/>
        </w:rPr>
      </w:pPr>
      <w:r w:rsidRPr="00110628">
        <w:rPr>
          <w:rFonts w:ascii="Times New Roman" w:eastAsia="Times New Roman" w:hAnsi="Times New Roman" w:cs="Times New Roman"/>
          <w:bCs/>
          <w:sz w:val="28"/>
          <w:szCs w:val="28"/>
        </w:rPr>
        <w:t xml:space="preserve">- </w:t>
      </w:r>
      <w:r w:rsidR="00571111" w:rsidRPr="00110628">
        <w:rPr>
          <w:rFonts w:ascii="Times New Roman" w:eastAsia="Times New Roman" w:hAnsi="Times New Roman" w:cs="Times New Roman"/>
          <w:bCs/>
          <w:sz w:val="28"/>
          <w:szCs w:val="28"/>
        </w:rPr>
        <w:t>Tác giả (Authors)</w:t>
      </w:r>
      <w:r w:rsidR="00571111" w:rsidRPr="00110628">
        <w:rPr>
          <w:rFonts w:ascii="Times New Roman" w:eastAsia="Times New Roman" w:hAnsi="Times New Roman" w:cs="Times New Roman"/>
          <w:sz w:val="28"/>
          <w:szCs w:val="28"/>
        </w:rPr>
        <w:t xml:space="preserve">: </w:t>
      </w:r>
    </w:p>
    <w:p w14:paraId="6C0FFCBA" w14:textId="0A481972" w:rsidR="00571111" w:rsidRPr="00110628" w:rsidRDefault="00BA174B" w:rsidP="0085683C">
      <w:pPr>
        <w:widowControl w:val="0"/>
        <w:spacing w:before="40" w:after="40" w:line="288" w:lineRule="auto"/>
        <w:ind w:firstLine="720"/>
        <w:jc w:val="both"/>
        <w:rPr>
          <w:rFonts w:ascii="Times New Roman" w:eastAsia="Times New Roman" w:hAnsi="Times New Roman" w:cs="Times New Roman"/>
          <w:sz w:val="28"/>
          <w:szCs w:val="28"/>
        </w:rPr>
      </w:pPr>
      <w:r w:rsidRPr="00110628">
        <w:rPr>
          <w:rFonts w:ascii="Times New Roman" w:eastAsia="Times New Roman" w:hAnsi="Times New Roman" w:cs="Times New Roman"/>
          <w:bCs/>
          <w:sz w:val="28"/>
          <w:szCs w:val="28"/>
        </w:rPr>
        <w:t xml:space="preserve">- </w:t>
      </w:r>
      <w:r w:rsidR="00571111" w:rsidRPr="00110628">
        <w:rPr>
          <w:rFonts w:ascii="Times New Roman" w:eastAsia="Times New Roman" w:hAnsi="Times New Roman" w:cs="Times New Roman"/>
          <w:bCs/>
          <w:sz w:val="28"/>
          <w:szCs w:val="28"/>
        </w:rPr>
        <w:t>Nhà xuất bản (Publisher)</w:t>
      </w:r>
      <w:r w:rsidRPr="00110628">
        <w:rPr>
          <w:rFonts w:ascii="Times New Roman" w:eastAsia="Times New Roman" w:hAnsi="Times New Roman" w:cs="Times New Roman"/>
          <w:sz w:val="28"/>
          <w:szCs w:val="28"/>
        </w:rPr>
        <w:t>:</w:t>
      </w:r>
    </w:p>
    <w:p w14:paraId="2186D18B" w14:textId="77777777" w:rsidR="00792355" w:rsidRPr="00110628" w:rsidRDefault="00BA174B" w:rsidP="0085683C">
      <w:pPr>
        <w:widowControl w:val="0"/>
        <w:spacing w:before="40" w:after="40" w:line="288" w:lineRule="auto"/>
        <w:ind w:firstLine="720"/>
        <w:jc w:val="both"/>
        <w:rPr>
          <w:rFonts w:ascii="Times New Roman" w:eastAsia="Times New Roman" w:hAnsi="Times New Roman" w:cs="Times New Roman"/>
          <w:sz w:val="28"/>
          <w:szCs w:val="28"/>
        </w:rPr>
      </w:pPr>
      <w:r w:rsidRPr="00110628">
        <w:rPr>
          <w:rFonts w:ascii="Times New Roman" w:eastAsia="Times New Roman" w:hAnsi="Times New Roman" w:cs="Times New Roman"/>
          <w:bCs/>
          <w:sz w:val="28"/>
          <w:szCs w:val="28"/>
        </w:rPr>
        <w:t xml:space="preserve">- </w:t>
      </w:r>
      <w:r w:rsidR="00571111" w:rsidRPr="00110628">
        <w:rPr>
          <w:rFonts w:ascii="Times New Roman" w:eastAsia="Times New Roman" w:hAnsi="Times New Roman" w:cs="Times New Roman"/>
          <w:bCs/>
          <w:sz w:val="28"/>
          <w:szCs w:val="28"/>
        </w:rPr>
        <w:t>Năm xuất bản (Year)</w:t>
      </w:r>
      <w:r w:rsidR="00792355" w:rsidRPr="00110628">
        <w:rPr>
          <w:rFonts w:ascii="Times New Roman" w:eastAsia="Times New Roman" w:hAnsi="Times New Roman" w:cs="Times New Roman"/>
          <w:sz w:val="28"/>
          <w:szCs w:val="28"/>
        </w:rPr>
        <w:t>:</w:t>
      </w:r>
    </w:p>
    <w:p w14:paraId="4ACDE24B" w14:textId="77777777" w:rsidR="00792355" w:rsidRPr="00110628" w:rsidRDefault="00792355" w:rsidP="0085683C">
      <w:pPr>
        <w:widowControl w:val="0"/>
        <w:spacing w:before="40" w:after="40" w:line="288" w:lineRule="auto"/>
        <w:ind w:firstLine="720"/>
        <w:jc w:val="both"/>
        <w:rPr>
          <w:rFonts w:ascii="Times New Roman" w:eastAsia="Times New Roman" w:hAnsi="Times New Roman" w:cs="Times New Roman"/>
          <w:sz w:val="28"/>
          <w:szCs w:val="28"/>
        </w:rPr>
      </w:pPr>
      <w:r w:rsidRPr="00110628">
        <w:rPr>
          <w:rFonts w:ascii="Times New Roman" w:eastAsia="Times New Roman" w:hAnsi="Times New Roman" w:cs="Times New Roman"/>
          <w:sz w:val="28"/>
          <w:szCs w:val="28"/>
        </w:rPr>
        <w:t xml:space="preserve">- </w:t>
      </w:r>
      <w:r w:rsidR="00571111" w:rsidRPr="00110628">
        <w:rPr>
          <w:rFonts w:ascii="Times New Roman" w:eastAsia="Times New Roman" w:hAnsi="Times New Roman" w:cs="Times New Roman"/>
          <w:bCs/>
          <w:sz w:val="28"/>
          <w:szCs w:val="28"/>
        </w:rPr>
        <w:t>ISBN</w:t>
      </w:r>
      <w:r w:rsidR="00571111" w:rsidRPr="00110628">
        <w:rPr>
          <w:rFonts w:ascii="Times New Roman" w:eastAsia="Times New Roman" w:hAnsi="Times New Roman" w:cs="Times New Roman"/>
          <w:sz w:val="28"/>
          <w:szCs w:val="28"/>
        </w:rPr>
        <w:t xml:space="preserve">: </w:t>
      </w:r>
    </w:p>
    <w:p w14:paraId="2B011F3E" w14:textId="77777777" w:rsidR="00792355" w:rsidRPr="00110628" w:rsidRDefault="00792355" w:rsidP="0085683C">
      <w:pPr>
        <w:widowControl w:val="0"/>
        <w:spacing w:before="40" w:after="40" w:line="288" w:lineRule="auto"/>
        <w:ind w:firstLine="720"/>
        <w:jc w:val="both"/>
        <w:rPr>
          <w:rFonts w:ascii="Times New Roman" w:eastAsia="Times New Roman" w:hAnsi="Times New Roman" w:cs="Times New Roman"/>
          <w:bCs/>
          <w:sz w:val="28"/>
          <w:szCs w:val="28"/>
        </w:rPr>
      </w:pPr>
      <w:r w:rsidRPr="00110628">
        <w:rPr>
          <w:rFonts w:ascii="Times New Roman" w:eastAsia="Times New Roman" w:hAnsi="Times New Roman" w:cs="Times New Roman"/>
          <w:sz w:val="28"/>
          <w:szCs w:val="28"/>
        </w:rPr>
        <w:t xml:space="preserve">- </w:t>
      </w:r>
      <w:r w:rsidR="00571111" w:rsidRPr="00110628">
        <w:rPr>
          <w:rFonts w:ascii="Times New Roman" w:eastAsia="Times New Roman" w:hAnsi="Times New Roman" w:cs="Times New Roman"/>
          <w:bCs/>
          <w:sz w:val="28"/>
          <w:szCs w:val="28"/>
        </w:rPr>
        <w:t xml:space="preserve">DOI: </w:t>
      </w:r>
    </w:p>
    <w:p w14:paraId="42746B74" w14:textId="74A2B8AB" w:rsidR="00571111" w:rsidRPr="00110628" w:rsidRDefault="00792355" w:rsidP="0085683C">
      <w:pPr>
        <w:widowControl w:val="0"/>
        <w:spacing w:before="40" w:after="40" w:line="288" w:lineRule="auto"/>
        <w:ind w:firstLine="720"/>
        <w:jc w:val="both"/>
        <w:rPr>
          <w:rFonts w:ascii="Times New Roman" w:eastAsia="Times New Roman" w:hAnsi="Times New Roman" w:cs="Times New Roman"/>
          <w:b/>
          <w:bCs/>
          <w:sz w:val="28"/>
          <w:szCs w:val="28"/>
        </w:rPr>
      </w:pPr>
      <w:r w:rsidRPr="00110628">
        <w:rPr>
          <w:rFonts w:ascii="Times New Roman" w:eastAsia="Times New Roman" w:hAnsi="Times New Roman" w:cs="Times New Roman"/>
          <w:bCs/>
          <w:sz w:val="28"/>
          <w:szCs w:val="28"/>
        </w:rPr>
        <w:t xml:space="preserve">- </w:t>
      </w:r>
      <w:r w:rsidR="00571111" w:rsidRPr="00110628">
        <w:rPr>
          <w:rFonts w:ascii="Times New Roman" w:eastAsia="Times New Roman" w:hAnsi="Times New Roman" w:cs="Times New Roman"/>
          <w:sz w:val="28"/>
          <w:szCs w:val="28"/>
        </w:rPr>
        <w:t>Số trang:</w:t>
      </w:r>
    </w:p>
    <w:p w14:paraId="074B2865" w14:textId="77777777" w:rsidR="00EC6074" w:rsidRPr="00110628" w:rsidRDefault="00EC6074" w:rsidP="0085683C">
      <w:pPr>
        <w:pStyle w:val="Heading3"/>
        <w:keepNext w:val="0"/>
        <w:keepLines w:val="0"/>
        <w:widowControl w:val="0"/>
        <w:spacing w:before="40" w:after="40" w:line="288" w:lineRule="auto"/>
        <w:ind w:firstLine="720"/>
        <w:jc w:val="both"/>
        <w:rPr>
          <w:rFonts w:ascii="Times New Roman" w:hAnsi="Times New Roman" w:cs="Times New Roman"/>
          <w:color w:val="auto"/>
          <w:sz w:val="28"/>
          <w:szCs w:val="28"/>
        </w:rPr>
      </w:pPr>
      <w:r w:rsidRPr="00110628">
        <w:rPr>
          <w:rFonts w:ascii="Times New Roman" w:hAnsi="Times New Roman" w:cs="Times New Roman"/>
          <w:color w:val="auto"/>
          <w:sz w:val="28"/>
          <w:szCs w:val="28"/>
        </w:rPr>
        <w:t>2. TỔNG THUẬT VỀ TÀI LIỆU</w:t>
      </w:r>
    </w:p>
    <w:p w14:paraId="695969B4" w14:textId="77777777" w:rsidR="00EC6074" w:rsidRPr="00110628" w:rsidRDefault="00EC6074" w:rsidP="0085683C">
      <w:pPr>
        <w:pStyle w:val="Heading4"/>
        <w:keepNext w:val="0"/>
        <w:keepLines w:val="0"/>
        <w:widowControl w:val="0"/>
        <w:spacing w:before="40" w:after="40" w:line="288" w:lineRule="auto"/>
        <w:ind w:firstLine="720"/>
        <w:jc w:val="both"/>
        <w:rPr>
          <w:rFonts w:ascii="Times New Roman" w:hAnsi="Times New Roman" w:cs="Times New Roman"/>
          <w:i w:val="0"/>
          <w:color w:val="auto"/>
          <w:sz w:val="28"/>
          <w:szCs w:val="28"/>
        </w:rPr>
      </w:pPr>
      <w:r w:rsidRPr="00110628">
        <w:rPr>
          <w:rFonts w:ascii="Times New Roman" w:hAnsi="Times New Roman" w:cs="Times New Roman"/>
          <w:i w:val="0"/>
          <w:color w:val="auto"/>
          <w:sz w:val="28"/>
          <w:szCs w:val="28"/>
        </w:rPr>
        <w:t>2.1. Tóm tắt</w:t>
      </w:r>
    </w:p>
    <w:p w14:paraId="26391561" w14:textId="6F743A7E" w:rsidR="00A203CB" w:rsidRPr="00110628" w:rsidRDefault="00A203CB" w:rsidP="0085683C">
      <w:pPr>
        <w:pStyle w:val="Heading3"/>
        <w:keepNext w:val="0"/>
        <w:keepLines w:val="0"/>
        <w:widowControl w:val="0"/>
        <w:spacing w:before="40" w:after="40" w:line="288" w:lineRule="auto"/>
        <w:ind w:firstLine="720"/>
        <w:jc w:val="both"/>
        <w:rPr>
          <w:rFonts w:ascii="Times New Roman" w:hAnsi="Times New Roman" w:cs="Times New Roman"/>
          <w:b w:val="0"/>
          <w:i/>
          <w:color w:val="FF0000"/>
          <w:sz w:val="28"/>
          <w:szCs w:val="28"/>
        </w:rPr>
      </w:pPr>
      <w:r w:rsidRPr="00110628">
        <w:rPr>
          <w:rFonts w:ascii="Times New Roman" w:hAnsi="Times New Roman" w:cs="Times New Roman"/>
          <w:b w:val="0"/>
          <w:i/>
          <w:color w:val="FF0000"/>
          <w:sz w:val="28"/>
          <w:szCs w:val="28"/>
        </w:rPr>
        <w:t>Nếu là book, gồm các chương:</w:t>
      </w:r>
    </w:p>
    <w:p w14:paraId="28A044E7" w14:textId="7B824B12" w:rsidR="00B71599" w:rsidRPr="00110628" w:rsidRDefault="00B71599" w:rsidP="0085683C">
      <w:pPr>
        <w:spacing w:before="40" w:after="40" w:line="288" w:lineRule="auto"/>
        <w:ind w:firstLine="720"/>
        <w:jc w:val="both"/>
        <w:rPr>
          <w:rFonts w:ascii="Times New Roman" w:eastAsia="Times New Roman" w:hAnsi="Times New Roman" w:cs="Times New Roman"/>
          <w:sz w:val="28"/>
          <w:szCs w:val="28"/>
        </w:rPr>
      </w:pPr>
      <w:r w:rsidRPr="00110628">
        <w:rPr>
          <w:rFonts w:ascii="Times New Roman" w:eastAsia="Times New Roman" w:hAnsi="Times New Roman" w:cs="Times New Roman"/>
          <w:sz w:val="28"/>
          <w:szCs w:val="28"/>
        </w:rPr>
        <w:t>Cuốn sách tập trung vào công nghệ ăng-ten tích hợp trong gói (Antenna-in-Package - AiP), một giải pháp tiên tiến cho hệ thống truyền thông không dây hiện đại. Trình bày các nguyên lý thiết kế, công nghệ chế tạo, đo lường và ứng dụng của AiP. Các giải pháp sáng tạo trong thiết kế ăng-ten cho các hệ thống mmWave, mạng 5G, radar ô tô, IoT và các ứng dụng công nghệ cao khác.</w:t>
      </w:r>
    </w:p>
    <w:p w14:paraId="53D6E9AA" w14:textId="37EBD730" w:rsidR="00A203CB" w:rsidRPr="00110628" w:rsidRDefault="00A203CB" w:rsidP="0085683C">
      <w:pPr>
        <w:pStyle w:val="NormalWeb"/>
        <w:widowControl w:val="0"/>
        <w:spacing w:before="40" w:beforeAutospacing="0" w:after="40" w:afterAutospacing="0" w:line="288" w:lineRule="auto"/>
        <w:ind w:firstLine="720"/>
        <w:jc w:val="both"/>
        <w:rPr>
          <w:sz w:val="28"/>
          <w:szCs w:val="28"/>
        </w:rPr>
      </w:pPr>
      <w:r w:rsidRPr="00110628">
        <w:rPr>
          <w:i/>
          <w:color w:val="FF0000"/>
          <w:sz w:val="28"/>
          <w:szCs w:val="28"/>
        </w:rPr>
        <w:t>Nếu là Kỷ yếu HNKH</w:t>
      </w:r>
      <w:r w:rsidR="00190B2E" w:rsidRPr="00110628">
        <w:rPr>
          <w:i/>
          <w:color w:val="FF0000"/>
          <w:sz w:val="28"/>
          <w:szCs w:val="28"/>
        </w:rPr>
        <w:t>, Số Tạp chí</w:t>
      </w:r>
      <w:r w:rsidRPr="00110628">
        <w:rPr>
          <w:i/>
          <w:color w:val="FF0000"/>
          <w:sz w:val="28"/>
          <w:szCs w:val="28"/>
        </w:rPr>
        <w:t xml:space="preserve"> gồm các BBKH:</w:t>
      </w:r>
    </w:p>
    <w:p w14:paraId="76CF0BC7" w14:textId="77777777" w:rsidR="00A203CB" w:rsidRPr="00110628" w:rsidRDefault="00A203CB" w:rsidP="0085683C">
      <w:pPr>
        <w:pStyle w:val="NormalWeb"/>
        <w:widowControl w:val="0"/>
        <w:spacing w:before="40" w:beforeAutospacing="0" w:after="40" w:afterAutospacing="0" w:line="288" w:lineRule="auto"/>
        <w:ind w:firstLine="720"/>
        <w:jc w:val="both"/>
        <w:rPr>
          <w:sz w:val="28"/>
          <w:szCs w:val="28"/>
        </w:rPr>
      </w:pPr>
      <w:r w:rsidRPr="00110628">
        <w:rPr>
          <w:sz w:val="28"/>
          <w:szCs w:val="28"/>
        </w:rPr>
        <w:t>Tài liệu là tuyển tập 101 bài báo khoa học (BBKH), chia thành 13 phần, bao gồm các nghiên cứu tiên tiến về khoa học máy tính, tối ưu hóa, viễn thông, điện tử, vật liệu, xử lý tín hiệu và hình ảnh, hệ thống điều khiển, robot học, điều khiển động cơ, hệ thống điện, năng lượng và kỹ thuật cơ khí.</w:t>
      </w:r>
    </w:p>
    <w:p w14:paraId="0003B627" w14:textId="77777777" w:rsidR="00EC6074" w:rsidRPr="00110628" w:rsidRDefault="00EC6074" w:rsidP="0085683C">
      <w:pPr>
        <w:pStyle w:val="Heading4"/>
        <w:keepNext w:val="0"/>
        <w:keepLines w:val="0"/>
        <w:widowControl w:val="0"/>
        <w:spacing w:before="40" w:after="40" w:line="288" w:lineRule="auto"/>
        <w:ind w:firstLine="720"/>
        <w:jc w:val="both"/>
        <w:rPr>
          <w:rFonts w:ascii="Times New Roman" w:hAnsi="Times New Roman" w:cs="Times New Roman"/>
          <w:i w:val="0"/>
          <w:color w:val="auto"/>
          <w:sz w:val="28"/>
          <w:szCs w:val="28"/>
        </w:rPr>
      </w:pPr>
      <w:r w:rsidRPr="00110628">
        <w:rPr>
          <w:rFonts w:ascii="Times New Roman" w:hAnsi="Times New Roman" w:cs="Times New Roman"/>
          <w:i w:val="0"/>
          <w:color w:val="auto"/>
          <w:sz w:val="28"/>
          <w:szCs w:val="28"/>
        </w:rPr>
        <w:t xml:space="preserve">2.2. Nội dung </w:t>
      </w:r>
      <w:r w:rsidR="008A38C6" w:rsidRPr="00110628">
        <w:rPr>
          <w:rFonts w:ascii="Times New Roman" w:hAnsi="Times New Roman" w:cs="Times New Roman"/>
          <w:i w:val="0"/>
          <w:color w:val="auto"/>
          <w:sz w:val="28"/>
          <w:szCs w:val="28"/>
        </w:rPr>
        <w:t>chính của tài liệu</w:t>
      </w:r>
    </w:p>
    <w:p w14:paraId="0B280DAA" w14:textId="3D4B3D88" w:rsidR="000B72C1" w:rsidRPr="00110628" w:rsidRDefault="008A38C6" w:rsidP="0085683C">
      <w:pPr>
        <w:pStyle w:val="Heading3"/>
        <w:keepNext w:val="0"/>
        <w:keepLines w:val="0"/>
        <w:widowControl w:val="0"/>
        <w:spacing w:before="40" w:after="40" w:line="288" w:lineRule="auto"/>
        <w:ind w:firstLine="720"/>
        <w:jc w:val="both"/>
        <w:rPr>
          <w:rFonts w:ascii="Times New Roman" w:hAnsi="Times New Roman" w:cs="Times New Roman"/>
          <w:b w:val="0"/>
          <w:i/>
          <w:color w:val="FF0000"/>
          <w:sz w:val="28"/>
          <w:szCs w:val="28"/>
        </w:rPr>
      </w:pPr>
      <w:r w:rsidRPr="00110628">
        <w:rPr>
          <w:rFonts w:ascii="Times New Roman" w:hAnsi="Times New Roman" w:cs="Times New Roman"/>
          <w:b w:val="0"/>
          <w:i/>
          <w:color w:val="FF0000"/>
          <w:sz w:val="28"/>
          <w:szCs w:val="28"/>
        </w:rPr>
        <w:t xml:space="preserve">Nếu là </w:t>
      </w:r>
      <w:r w:rsidR="00CF704B" w:rsidRPr="00110628">
        <w:rPr>
          <w:rFonts w:ascii="Times New Roman" w:hAnsi="Times New Roman" w:cs="Times New Roman"/>
          <w:b w:val="0"/>
          <w:i/>
          <w:color w:val="FF0000"/>
          <w:sz w:val="28"/>
          <w:szCs w:val="28"/>
        </w:rPr>
        <w:t>B</w:t>
      </w:r>
      <w:r w:rsidRPr="00110628">
        <w:rPr>
          <w:rFonts w:ascii="Times New Roman" w:hAnsi="Times New Roman" w:cs="Times New Roman"/>
          <w:b w:val="0"/>
          <w:i/>
          <w:color w:val="FF0000"/>
          <w:sz w:val="28"/>
          <w:szCs w:val="28"/>
        </w:rPr>
        <w:t>ook, gồm các chương:</w:t>
      </w:r>
    </w:p>
    <w:p w14:paraId="38E0923D" w14:textId="7A76BF3E" w:rsidR="00571111" w:rsidRPr="00110628" w:rsidRDefault="00205006" w:rsidP="0085683C">
      <w:pPr>
        <w:pStyle w:val="Heading3"/>
        <w:keepNext w:val="0"/>
        <w:keepLines w:val="0"/>
        <w:widowControl w:val="0"/>
        <w:spacing w:before="40" w:after="40" w:line="288" w:lineRule="auto"/>
        <w:ind w:firstLine="720"/>
        <w:jc w:val="both"/>
        <w:rPr>
          <w:rFonts w:ascii="Times New Roman" w:hAnsi="Times New Roman" w:cs="Times New Roman"/>
          <w:b w:val="0"/>
          <w:i/>
          <w:color w:val="FF0000"/>
          <w:sz w:val="28"/>
          <w:szCs w:val="28"/>
        </w:rPr>
      </w:pPr>
      <w:r w:rsidRPr="00110628">
        <w:rPr>
          <w:rFonts w:ascii="Times New Roman" w:hAnsi="Times New Roman" w:cs="Times New Roman"/>
          <w:color w:val="auto"/>
          <w:sz w:val="28"/>
          <w:szCs w:val="28"/>
        </w:rPr>
        <w:t>Chương 1</w:t>
      </w:r>
      <w:r w:rsidR="0043469A">
        <w:rPr>
          <w:rFonts w:ascii="Times New Roman" w:hAnsi="Times New Roman" w:cs="Times New Roman"/>
          <w:color w:val="auto"/>
          <w:sz w:val="28"/>
          <w:szCs w:val="28"/>
        </w:rPr>
        <w:t>.</w:t>
      </w:r>
      <w:r w:rsidRPr="00110628">
        <w:rPr>
          <w:rFonts w:ascii="Times New Roman" w:hAnsi="Times New Roman" w:cs="Times New Roman"/>
          <w:color w:val="auto"/>
          <w:sz w:val="28"/>
          <w:szCs w:val="28"/>
        </w:rPr>
        <w:t xml:space="preserve"> Giới thiệu (Introduction)</w:t>
      </w:r>
      <w:r w:rsidRPr="00110628">
        <w:rPr>
          <w:rFonts w:ascii="Times New Roman" w:hAnsi="Times New Roman" w:cs="Times New Roman"/>
          <w:b w:val="0"/>
          <w:color w:val="auto"/>
          <w:sz w:val="28"/>
          <w:szCs w:val="28"/>
        </w:rPr>
        <w:t xml:space="preserve">. Giải thích bối cảnh và tầm quan trọng của chiến lược chống UAV, tập trung vào các mối đe dọa từ UAV, như tấn công khủng bố, hỗ trợ tội phạm có tổ chức và phá </w:t>
      </w:r>
      <w:r w:rsidR="008A38C6" w:rsidRPr="00110628">
        <w:rPr>
          <w:rFonts w:ascii="Times New Roman" w:hAnsi="Times New Roman" w:cs="Times New Roman"/>
          <w:b w:val="0"/>
          <w:color w:val="auto"/>
          <w:sz w:val="28"/>
          <w:szCs w:val="28"/>
        </w:rPr>
        <w:t>hủy</w:t>
      </w:r>
      <w:r w:rsidRPr="00110628">
        <w:rPr>
          <w:rFonts w:ascii="Times New Roman" w:hAnsi="Times New Roman" w:cs="Times New Roman"/>
          <w:b w:val="0"/>
          <w:color w:val="auto"/>
          <w:sz w:val="28"/>
          <w:szCs w:val="28"/>
        </w:rPr>
        <w:t xml:space="preserve"> cơ sở hạ tầng quốc gia </w:t>
      </w:r>
      <w:r w:rsidRPr="00110628">
        <w:rPr>
          <w:rFonts w:ascii="Times New Roman" w:hAnsi="Times New Roman" w:cs="Times New Roman"/>
          <w:b w:val="0"/>
          <w:color w:val="auto"/>
          <w:sz w:val="28"/>
          <w:szCs w:val="28"/>
        </w:rPr>
        <w:lastRenderedPageBreak/>
        <w:t>quan trọng (CNI). Mô tả các khái niệm, thuật ngữ</w:t>
      </w:r>
      <w:r w:rsidR="001B4CB6" w:rsidRPr="00110628">
        <w:rPr>
          <w:rFonts w:ascii="Times New Roman" w:hAnsi="Times New Roman" w:cs="Times New Roman"/>
          <w:b w:val="0"/>
          <w:color w:val="auto"/>
          <w:sz w:val="28"/>
          <w:szCs w:val="28"/>
        </w:rPr>
        <w:t xml:space="preserve"> chính </w:t>
      </w:r>
      <w:r w:rsidRPr="00110628">
        <w:rPr>
          <w:rFonts w:ascii="Times New Roman" w:hAnsi="Times New Roman" w:cs="Times New Roman"/>
          <w:b w:val="0"/>
          <w:color w:val="auto"/>
          <w:sz w:val="28"/>
          <w:szCs w:val="28"/>
        </w:rPr>
        <w:t>như "UAV"</w:t>
      </w:r>
      <w:r w:rsidR="001B4CB6" w:rsidRPr="00110628">
        <w:rPr>
          <w:rFonts w:ascii="Times New Roman" w:hAnsi="Times New Roman" w:cs="Times New Roman"/>
          <w:b w:val="0"/>
          <w:color w:val="auto"/>
          <w:sz w:val="28"/>
          <w:szCs w:val="28"/>
        </w:rPr>
        <w:t xml:space="preserve"> </w:t>
      </w:r>
      <w:r w:rsidRPr="00110628">
        <w:rPr>
          <w:rFonts w:ascii="Times New Roman" w:hAnsi="Times New Roman" w:cs="Times New Roman"/>
          <w:b w:val="0"/>
          <w:color w:val="auto"/>
          <w:sz w:val="28"/>
          <w:szCs w:val="28"/>
        </w:rPr>
        <w:t>(Unmanned Aerial Vehicle/Phương tiện bay không người lái), "RPAS" (Re</w:t>
      </w:r>
      <w:r w:rsidR="001B4CB6" w:rsidRPr="00110628">
        <w:rPr>
          <w:rFonts w:ascii="Times New Roman" w:hAnsi="Times New Roman" w:cs="Times New Roman"/>
          <w:b w:val="0"/>
          <w:color w:val="auto"/>
          <w:sz w:val="28"/>
          <w:szCs w:val="28"/>
        </w:rPr>
        <w:t>motely Piloted Aircraft System/</w:t>
      </w:r>
      <w:r w:rsidRPr="00110628">
        <w:rPr>
          <w:rFonts w:ascii="Times New Roman" w:hAnsi="Times New Roman" w:cs="Times New Roman"/>
          <w:b w:val="0"/>
          <w:color w:val="auto"/>
          <w:sz w:val="28"/>
          <w:szCs w:val="28"/>
        </w:rPr>
        <w:t>Hệ thống máy bay điều khiển từ xa), "UAS" (Unmanned Aircraft System/Hệ thống máy bay không người lái) và phân biệt các loại UAV dựa trên trọng lượng và chức năng.</w:t>
      </w:r>
    </w:p>
    <w:p w14:paraId="1A5712AE" w14:textId="77777777" w:rsidR="008A38C6" w:rsidRPr="00110628" w:rsidRDefault="008A38C6" w:rsidP="0085683C">
      <w:pPr>
        <w:pStyle w:val="Heading3"/>
        <w:keepNext w:val="0"/>
        <w:keepLines w:val="0"/>
        <w:widowControl w:val="0"/>
        <w:spacing w:before="40" w:after="40" w:line="288" w:lineRule="auto"/>
        <w:ind w:firstLine="720"/>
        <w:jc w:val="both"/>
        <w:rPr>
          <w:rFonts w:ascii="Times New Roman" w:hAnsi="Times New Roman" w:cs="Times New Roman"/>
          <w:b w:val="0"/>
          <w:i/>
          <w:color w:val="FF0000"/>
          <w:sz w:val="28"/>
          <w:szCs w:val="28"/>
        </w:rPr>
      </w:pPr>
      <w:r w:rsidRPr="00110628">
        <w:rPr>
          <w:rFonts w:ascii="Times New Roman" w:hAnsi="Times New Roman" w:cs="Times New Roman"/>
          <w:b w:val="0"/>
          <w:i/>
          <w:color w:val="FF0000"/>
          <w:sz w:val="28"/>
          <w:szCs w:val="28"/>
        </w:rPr>
        <w:t xml:space="preserve">Nếu là Kỷ yếu HNKH, gồm các BBKH, có thể tổng thuật theo </w:t>
      </w:r>
      <w:r w:rsidRPr="00110628">
        <w:rPr>
          <w:rFonts w:ascii="Times New Roman" w:hAnsi="Times New Roman" w:cs="Times New Roman"/>
          <w:i/>
          <w:color w:val="FF0000"/>
          <w:sz w:val="28"/>
          <w:szCs w:val="28"/>
        </w:rPr>
        <w:t>Cụm vấn đề</w:t>
      </w:r>
      <w:r w:rsidRPr="00110628">
        <w:rPr>
          <w:rFonts w:ascii="Times New Roman" w:hAnsi="Times New Roman" w:cs="Times New Roman"/>
          <w:b w:val="0"/>
          <w:i/>
          <w:color w:val="FF0000"/>
          <w:sz w:val="28"/>
          <w:szCs w:val="28"/>
        </w:rPr>
        <w:t xml:space="preserve"> hoặc theo </w:t>
      </w:r>
      <w:r w:rsidRPr="00110628">
        <w:rPr>
          <w:rFonts w:ascii="Times New Roman" w:hAnsi="Times New Roman" w:cs="Times New Roman"/>
          <w:i/>
          <w:color w:val="FF0000"/>
          <w:sz w:val="28"/>
          <w:szCs w:val="28"/>
        </w:rPr>
        <w:t>Từng BBKH đơn lẻ</w:t>
      </w:r>
      <w:r w:rsidRPr="00110628">
        <w:rPr>
          <w:rFonts w:ascii="Times New Roman" w:hAnsi="Times New Roman" w:cs="Times New Roman"/>
          <w:b w:val="0"/>
          <w:i/>
          <w:color w:val="FF0000"/>
          <w:sz w:val="28"/>
          <w:szCs w:val="28"/>
        </w:rPr>
        <w:t xml:space="preserve"> (nếu số lượng ít):</w:t>
      </w:r>
    </w:p>
    <w:p w14:paraId="42D8312A" w14:textId="77777777" w:rsidR="00792355" w:rsidRPr="00110628" w:rsidRDefault="000B72C1" w:rsidP="0085683C">
      <w:pPr>
        <w:widowControl w:val="0"/>
        <w:spacing w:before="40" w:after="40" w:line="288" w:lineRule="auto"/>
        <w:jc w:val="both"/>
        <w:rPr>
          <w:rFonts w:ascii="Times New Roman" w:hAnsi="Times New Roman" w:cs="Times New Roman"/>
          <w:b/>
          <w:i/>
          <w:sz w:val="28"/>
          <w:szCs w:val="28"/>
        </w:rPr>
      </w:pPr>
      <w:r w:rsidRPr="00110628">
        <w:rPr>
          <w:rFonts w:ascii="Times New Roman" w:hAnsi="Times New Roman" w:cs="Times New Roman"/>
          <w:b/>
          <w:i/>
          <w:sz w:val="28"/>
          <w:szCs w:val="28"/>
        </w:rPr>
        <w:tab/>
      </w:r>
      <w:r w:rsidR="00CF1D17" w:rsidRPr="00110628">
        <w:rPr>
          <w:rFonts w:ascii="Times New Roman" w:hAnsi="Times New Roman" w:cs="Times New Roman"/>
          <w:b/>
          <w:i/>
          <w:sz w:val="28"/>
          <w:szCs w:val="28"/>
        </w:rPr>
        <w:t>Ví dụ</w:t>
      </w:r>
      <w:r w:rsidRPr="00110628">
        <w:rPr>
          <w:rFonts w:ascii="Times New Roman" w:hAnsi="Times New Roman" w:cs="Times New Roman"/>
          <w:b/>
          <w:i/>
          <w:sz w:val="28"/>
          <w:szCs w:val="28"/>
        </w:rPr>
        <w:t xml:space="preserve"> 1: </w:t>
      </w:r>
    </w:p>
    <w:p w14:paraId="1F42565C" w14:textId="7AE2F23E" w:rsidR="001372CC" w:rsidRPr="00110628" w:rsidRDefault="001372CC" w:rsidP="0085683C">
      <w:pPr>
        <w:widowControl w:val="0"/>
        <w:spacing w:before="40" w:after="40" w:line="288" w:lineRule="auto"/>
        <w:ind w:firstLine="720"/>
        <w:jc w:val="both"/>
        <w:rPr>
          <w:rFonts w:ascii="Times New Roman" w:hAnsi="Times New Roman" w:cs="Times New Roman"/>
          <w:b/>
          <w:i/>
          <w:sz w:val="28"/>
          <w:szCs w:val="28"/>
        </w:rPr>
      </w:pPr>
      <w:r w:rsidRPr="00110628">
        <w:rPr>
          <w:rFonts w:ascii="Times New Roman" w:hAnsi="Times New Roman" w:cs="Times New Roman"/>
          <w:b/>
          <w:bCs/>
          <w:sz w:val="28"/>
          <w:szCs w:val="28"/>
        </w:rPr>
        <w:t>Khoa học máy tính (Computer Science)</w:t>
      </w:r>
      <w:r w:rsidR="003B0CBD" w:rsidRPr="00110628">
        <w:rPr>
          <w:rFonts w:ascii="Times New Roman" w:hAnsi="Times New Roman" w:cs="Times New Roman"/>
          <w:b/>
          <w:bCs/>
          <w:sz w:val="28"/>
          <w:szCs w:val="28"/>
        </w:rPr>
        <w:t xml:space="preserve">, </w:t>
      </w:r>
      <w:r w:rsidR="003B0CBD" w:rsidRPr="00110628">
        <w:rPr>
          <w:rFonts w:ascii="Times New Roman" w:hAnsi="Times New Roman" w:cs="Times New Roman"/>
          <w:sz w:val="28"/>
          <w:szCs w:val="28"/>
        </w:rPr>
        <w:t>gồm 5 BBKH</w:t>
      </w:r>
      <w:r w:rsidRPr="00110628">
        <w:rPr>
          <w:rFonts w:ascii="Times New Roman" w:hAnsi="Times New Roman" w:cs="Times New Roman"/>
          <w:sz w:val="28"/>
          <w:szCs w:val="28"/>
        </w:rPr>
        <w:t>. Các nghiên cứu về phân loại botnet trên nền tảng Android dựa vào API và quyền truy cập. Phát triển giao thức bảo mật cải tiến cho hệ thống bầu cử điện tử. Sử dụng Apache Spark để xử lý dữ liệu lớn và phân tích dữ liệu tiếp thị. Ứng dụng thuật toán L-SHADE để tối ưu hóa tham số và phân tích dữ liệu phức tạp.</w:t>
      </w:r>
    </w:p>
    <w:p w14:paraId="4EF7D38C" w14:textId="03A5631A" w:rsidR="00A57C1B" w:rsidRPr="00110628" w:rsidRDefault="000B72C1" w:rsidP="0085683C">
      <w:pPr>
        <w:widowControl w:val="0"/>
        <w:spacing w:before="40" w:after="40" w:line="288" w:lineRule="auto"/>
        <w:jc w:val="both"/>
        <w:rPr>
          <w:rFonts w:ascii="Times New Roman" w:hAnsi="Times New Roman" w:cs="Times New Roman"/>
          <w:b/>
          <w:i/>
          <w:sz w:val="28"/>
          <w:szCs w:val="28"/>
        </w:rPr>
      </w:pPr>
      <w:r w:rsidRPr="00110628">
        <w:rPr>
          <w:rFonts w:ascii="Times New Roman" w:hAnsi="Times New Roman" w:cs="Times New Roman"/>
          <w:b/>
          <w:i/>
          <w:sz w:val="28"/>
          <w:szCs w:val="28"/>
        </w:rPr>
        <w:tab/>
      </w:r>
      <w:r w:rsidR="00A57C1B" w:rsidRPr="00110628">
        <w:rPr>
          <w:rFonts w:ascii="Times New Roman" w:hAnsi="Times New Roman" w:cs="Times New Roman"/>
          <w:b/>
          <w:i/>
          <w:sz w:val="28"/>
          <w:szCs w:val="28"/>
        </w:rPr>
        <w:t>Ví dụ 2:</w:t>
      </w:r>
    </w:p>
    <w:p w14:paraId="147B90AE" w14:textId="77777777" w:rsidR="001B4CB6" w:rsidRPr="00110628" w:rsidRDefault="00626119" w:rsidP="0085683C">
      <w:pPr>
        <w:widowControl w:val="0"/>
        <w:spacing w:before="40" w:after="40" w:line="288" w:lineRule="auto"/>
        <w:ind w:firstLine="720"/>
        <w:jc w:val="both"/>
        <w:rPr>
          <w:rFonts w:ascii="Times New Roman" w:hAnsi="Times New Roman" w:cs="Times New Roman"/>
          <w:sz w:val="28"/>
          <w:szCs w:val="28"/>
        </w:rPr>
      </w:pPr>
      <w:r w:rsidRPr="00110628">
        <w:rPr>
          <w:rFonts w:ascii="Times New Roman" w:eastAsia="Times New Roman" w:hAnsi="Times New Roman" w:cs="Times New Roman"/>
          <w:b/>
          <w:bCs/>
          <w:sz w:val="28"/>
          <w:szCs w:val="28"/>
        </w:rPr>
        <w:t xml:space="preserve">BBKH 1 - Giám sát chất lượng nước theo thời gian thực bằng cảm biến hóa học (Real-Time Water Quality Monitoring with Chemical Sensors). </w:t>
      </w:r>
      <w:r w:rsidRPr="00110628">
        <w:rPr>
          <w:rFonts w:ascii="Times New Roman" w:eastAsia="Times New Roman" w:hAnsi="Times New Roman" w:cs="Times New Roman"/>
          <w:sz w:val="28"/>
          <w:szCs w:val="28"/>
        </w:rPr>
        <w:t>Nghiên cứu công nghệ cảm biến hóa học trong giám sát chất lượng nước theo thời gian thực. Các cảm biến dựa trên vật liệu mô phỏng phân tử (MIPs), đánh giá khả năng phát hiện các chất ô nhiễm và vi khuẩn trong nước. Nhấn mạnh các ưu điểm của cảm biến MIPs, bao gồm độ nhạy cao và khả năng phát hiện tại chỗ, đồng thời nêu rõ các thách thức trong việc phát triển cảm biến như độ bền, ổn định và chi phí.</w:t>
      </w:r>
      <w:r w:rsidR="00A57C1B" w:rsidRPr="00110628">
        <w:rPr>
          <w:rFonts w:ascii="Times New Roman" w:hAnsi="Times New Roman" w:cs="Times New Roman"/>
          <w:b/>
          <w:i/>
          <w:sz w:val="28"/>
          <w:szCs w:val="28"/>
        </w:rPr>
        <w:tab/>
      </w:r>
      <w:r w:rsidR="001B4CB6" w:rsidRPr="00110628">
        <w:rPr>
          <w:rFonts w:ascii="Times New Roman" w:eastAsiaTheme="majorEastAsia" w:hAnsi="Times New Roman" w:cs="Times New Roman"/>
          <w:b/>
          <w:bCs/>
          <w:sz w:val="28"/>
          <w:szCs w:val="28"/>
        </w:rPr>
        <w:tab/>
      </w:r>
    </w:p>
    <w:p w14:paraId="636A2F7C" w14:textId="77777777" w:rsidR="00EC6074" w:rsidRPr="00110628" w:rsidRDefault="00EC6074" w:rsidP="0085683C">
      <w:pPr>
        <w:pStyle w:val="Heading3"/>
        <w:keepNext w:val="0"/>
        <w:keepLines w:val="0"/>
        <w:widowControl w:val="0"/>
        <w:spacing w:before="40" w:after="40" w:line="288" w:lineRule="auto"/>
        <w:ind w:firstLine="720"/>
        <w:jc w:val="both"/>
        <w:rPr>
          <w:rFonts w:ascii="Times New Roman" w:hAnsi="Times New Roman" w:cs="Times New Roman"/>
          <w:color w:val="auto"/>
          <w:sz w:val="28"/>
          <w:szCs w:val="28"/>
        </w:rPr>
      </w:pPr>
      <w:r w:rsidRPr="00110628">
        <w:rPr>
          <w:rStyle w:val="Strong"/>
          <w:rFonts w:ascii="Times New Roman" w:hAnsi="Times New Roman" w:cs="Times New Roman"/>
          <w:b/>
          <w:color w:val="auto"/>
          <w:sz w:val="28"/>
          <w:szCs w:val="28"/>
        </w:rPr>
        <w:t>2</w:t>
      </w:r>
      <w:r w:rsidRPr="00110628">
        <w:rPr>
          <w:rFonts w:ascii="Times New Roman" w:hAnsi="Times New Roman" w:cs="Times New Roman"/>
          <w:color w:val="auto"/>
          <w:sz w:val="28"/>
          <w:szCs w:val="28"/>
        </w:rPr>
        <w:t>.3 Từ khóa</w:t>
      </w:r>
    </w:p>
    <w:p w14:paraId="7BACA4CD" w14:textId="77777777" w:rsidR="00F275BE" w:rsidRPr="00110628" w:rsidRDefault="00F275BE" w:rsidP="0085683C">
      <w:pPr>
        <w:widowControl w:val="0"/>
        <w:spacing w:before="40" w:after="40" w:line="288" w:lineRule="auto"/>
        <w:jc w:val="both"/>
        <w:rPr>
          <w:rFonts w:ascii="Times New Roman" w:hAnsi="Times New Roman" w:cs="Times New Roman"/>
          <w:b/>
          <w:i/>
          <w:sz w:val="28"/>
          <w:szCs w:val="28"/>
        </w:rPr>
      </w:pPr>
      <w:r w:rsidRPr="00110628">
        <w:rPr>
          <w:rFonts w:ascii="Times New Roman" w:hAnsi="Times New Roman" w:cs="Times New Roman"/>
          <w:b/>
          <w:i/>
          <w:sz w:val="28"/>
          <w:szCs w:val="28"/>
        </w:rPr>
        <w:tab/>
        <w:t>Ví dụ</w:t>
      </w:r>
      <w:r w:rsidR="00970359" w:rsidRPr="00110628">
        <w:rPr>
          <w:rFonts w:ascii="Times New Roman" w:hAnsi="Times New Roman" w:cs="Times New Roman"/>
          <w:b/>
          <w:i/>
          <w:sz w:val="28"/>
          <w:szCs w:val="28"/>
        </w:rPr>
        <w:t xml:space="preserve"> 1</w:t>
      </w:r>
    </w:p>
    <w:p w14:paraId="5FB4E027" w14:textId="60FF7365" w:rsidR="00F275BE" w:rsidRPr="00110628" w:rsidRDefault="00CF704B" w:rsidP="0085683C">
      <w:pPr>
        <w:widowControl w:val="0"/>
        <w:spacing w:before="40" w:after="40" w:line="288" w:lineRule="auto"/>
        <w:ind w:left="720"/>
        <w:jc w:val="both"/>
        <w:rPr>
          <w:rFonts w:ascii="Times New Roman" w:hAnsi="Times New Roman" w:cs="Times New Roman"/>
          <w:sz w:val="28"/>
          <w:szCs w:val="28"/>
        </w:rPr>
      </w:pPr>
      <w:r w:rsidRPr="00110628">
        <w:rPr>
          <w:rStyle w:val="Strong"/>
          <w:rFonts w:ascii="Times New Roman" w:hAnsi="Times New Roman" w:cs="Times New Roman"/>
          <w:b w:val="0"/>
          <w:sz w:val="28"/>
          <w:szCs w:val="28"/>
        </w:rPr>
        <w:t>-</w:t>
      </w:r>
      <w:r w:rsidR="00BA174B" w:rsidRPr="00110628">
        <w:rPr>
          <w:rStyle w:val="Strong"/>
          <w:rFonts w:ascii="Times New Roman" w:hAnsi="Times New Roman" w:cs="Times New Roman"/>
          <w:b w:val="0"/>
          <w:sz w:val="28"/>
          <w:szCs w:val="28"/>
        </w:rPr>
        <w:t xml:space="preserve"> </w:t>
      </w:r>
      <w:r w:rsidR="00F275BE" w:rsidRPr="00110628">
        <w:rPr>
          <w:rStyle w:val="Strong"/>
          <w:rFonts w:ascii="Times New Roman" w:hAnsi="Times New Roman" w:cs="Times New Roman"/>
          <w:b w:val="0"/>
          <w:sz w:val="28"/>
          <w:szCs w:val="28"/>
        </w:rPr>
        <w:t>Hệ thống dẫn hướng (Система наведения/Guidance System)</w:t>
      </w:r>
      <w:r w:rsidR="001E019B" w:rsidRPr="00110628">
        <w:rPr>
          <w:rStyle w:val="Strong"/>
          <w:rFonts w:ascii="Times New Roman" w:hAnsi="Times New Roman" w:cs="Times New Roman"/>
          <w:b w:val="0"/>
          <w:sz w:val="28"/>
          <w:szCs w:val="28"/>
        </w:rPr>
        <w:t>;</w:t>
      </w:r>
    </w:p>
    <w:p w14:paraId="39081B86" w14:textId="65C0C311" w:rsidR="00F275BE" w:rsidRPr="00110628" w:rsidRDefault="00BA174B" w:rsidP="0085683C">
      <w:pPr>
        <w:widowControl w:val="0"/>
        <w:spacing w:before="40" w:after="40" w:line="288" w:lineRule="auto"/>
        <w:ind w:left="720"/>
        <w:jc w:val="both"/>
        <w:rPr>
          <w:rFonts w:ascii="Times New Roman" w:hAnsi="Times New Roman" w:cs="Times New Roman"/>
          <w:sz w:val="28"/>
          <w:szCs w:val="28"/>
        </w:rPr>
      </w:pPr>
      <w:r w:rsidRPr="00110628">
        <w:rPr>
          <w:rStyle w:val="Strong"/>
          <w:rFonts w:ascii="Times New Roman" w:hAnsi="Times New Roman" w:cs="Times New Roman"/>
          <w:b w:val="0"/>
          <w:sz w:val="28"/>
          <w:szCs w:val="28"/>
        </w:rPr>
        <w:t xml:space="preserve">- </w:t>
      </w:r>
      <w:r w:rsidR="00F275BE" w:rsidRPr="00110628">
        <w:rPr>
          <w:rStyle w:val="Strong"/>
          <w:rFonts w:ascii="Times New Roman" w:hAnsi="Times New Roman" w:cs="Times New Roman"/>
          <w:b w:val="0"/>
          <w:sz w:val="28"/>
          <w:szCs w:val="28"/>
        </w:rPr>
        <w:t>Hệ thống cấp đạn (Система боепитания/Ammunition Feeding System)</w:t>
      </w:r>
      <w:r w:rsidR="001E019B" w:rsidRPr="00110628">
        <w:rPr>
          <w:rStyle w:val="Strong"/>
          <w:rFonts w:ascii="Times New Roman" w:hAnsi="Times New Roman" w:cs="Times New Roman"/>
          <w:b w:val="0"/>
          <w:sz w:val="28"/>
          <w:szCs w:val="28"/>
        </w:rPr>
        <w:t>;</w:t>
      </w:r>
    </w:p>
    <w:p w14:paraId="0714B7FA" w14:textId="5BADDE73" w:rsidR="00F275BE" w:rsidRPr="00110628" w:rsidRDefault="00BA174B" w:rsidP="0085683C">
      <w:pPr>
        <w:widowControl w:val="0"/>
        <w:spacing w:before="40" w:after="40" w:line="288" w:lineRule="auto"/>
        <w:ind w:left="720"/>
        <w:jc w:val="both"/>
        <w:rPr>
          <w:rFonts w:ascii="Times New Roman" w:hAnsi="Times New Roman" w:cs="Times New Roman"/>
          <w:sz w:val="28"/>
          <w:szCs w:val="28"/>
        </w:rPr>
      </w:pPr>
      <w:r w:rsidRPr="00110628">
        <w:rPr>
          <w:rStyle w:val="Strong"/>
          <w:rFonts w:ascii="Times New Roman" w:hAnsi="Times New Roman" w:cs="Times New Roman"/>
          <w:b w:val="0"/>
          <w:sz w:val="28"/>
          <w:szCs w:val="28"/>
        </w:rPr>
        <w:t xml:space="preserve">- </w:t>
      </w:r>
      <w:r w:rsidR="00F275BE" w:rsidRPr="00110628">
        <w:rPr>
          <w:rStyle w:val="Strong"/>
          <w:rFonts w:ascii="Times New Roman" w:hAnsi="Times New Roman" w:cs="Times New Roman"/>
          <w:b w:val="0"/>
          <w:sz w:val="28"/>
          <w:szCs w:val="28"/>
        </w:rPr>
        <w:t>Độ chính xác bắn (Точность стрельбы/Firing Accuracy)</w:t>
      </w:r>
      <w:r w:rsidR="001E019B" w:rsidRPr="00110628">
        <w:rPr>
          <w:rStyle w:val="Strong"/>
          <w:rFonts w:ascii="Times New Roman" w:hAnsi="Times New Roman" w:cs="Times New Roman"/>
          <w:b w:val="0"/>
          <w:sz w:val="28"/>
          <w:szCs w:val="28"/>
        </w:rPr>
        <w:t>;</w:t>
      </w:r>
    </w:p>
    <w:p w14:paraId="53E8EF64" w14:textId="1867C3CF" w:rsidR="00F275BE" w:rsidRPr="00110628" w:rsidRDefault="00BA174B" w:rsidP="0085683C">
      <w:pPr>
        <w:widowControl w:val="0"/>
        <w:spacing w:before="40" w:after="40" w:line="288" w:lineRule="auto"/>
        <w:ind w:left="720"/>
        <w:jc w:val="both"/>
        <w:rPr>
          <w:rFonts w:ascii="Times New Roman" w:hAnsi="Times New Roman" w:cs="Times New Roman"/>
          <w:sz w:val="28"/>
          <w:szCs w:val="28"/>
        </w:rPr>
      </w:pPr>
      <w:r w:rsidRPr="00110628">
        <w:rPr>
          <w:rStyle w:val="Strong"/>
          <w:rFonts w:ascii="Times New Roman" w:hAnsi="Times New Roman" w:cs="Times New Roman"/>
          <w:b w:val="0"/>
          <w:sz w:val="28"/>
          <w:szCs w:val="28"/>
        </w:rPr>
        <w:t xml:space="preserve">- </w:t>
      </w:r>
      <w:r w:rsidR="00CF704B" w:rsidRPr="00110628">
        <w:rPr>
          <w:rStyle w:val="Strong"/>
          <w:rFonts w:ascii="Times New Roman" w:hAnsi="Times New Roman" w:cs="Times New Roman"/>
          <w:b w:val="0"/>
          <w:sz w:val="28"/>
          <w:szCs w:val="28"/>
        </w:rPr>
        <w:t>M</w:t>
      </w:r>
      <w:r w:rsidR="00F275BE" w:rsidRPr="00110628">
        <w:rPr>
          <w:rStyle w:val="Strong"/>
          <w:rFonts w:ascii="Times New Roman" w:hAnsi="Times New Roman" w:cs="Times New Roman"/>
          <w:b w:val="0"/>
          <w:sz w:val="28"/>
          <w:szCs w:val="28"/>
        </w:rPr>
        <w:t>ô hình hóa động học (Моделирование кинематики/Kinematic Modeling)</w:t>
      </w:r>
      <w:r w:rsidR="001E019B" w:rsidRPr="00110628">
        <w:rPr>
          <w:rStyle w:val="Strong"/>
          <w:rFonts w:ascii="Times New Roman" w:hAnsi="Times New Roman" w:cs="Times New Roman"/>
          <w:b w:val="0"/>
          <w:sz w:val="28"/>
          <w:szCs w:val="28"/>
        </w:rPr>
        <w:t>;</w:t>
      </w:r>
    </w:p>
    <w:p w14:paraId="2A34A832" w14:textId="5321462D" w:rsidR="00F275BE" w:rsidRPr="00110628" w:rsidRDefault="00BA174B" w:rsidP="0085683C">
      <w:pPr>
        <w:widowControl w:val="0"/>
        <w:spacing w:before="40" w:after="40" w:line="288" w:lineRule="auto"/>
        <w:ind w:left="720"/>
        <w:jc w:val="both"/>
        <w:rPr>
          <w:rStyle w:val="Strong"/>
          <w:rFonts w:ascii="Times New Roman" w:hAnsi="Times New Roman" w:cs="Times New Roman"/>
          <w:b w:val="0"/>
          <w:bCs w:val="0"/>
          <w:sz w:val="28"/>
          <w:szCs w:val="28"/>
        </w:rPr>
      </w:pPr>
      <w:r w:rsidRPr="00110628">
        <w:rPr>
          <w:rStyle w:val="Strong"/>
          <w:rFonts w:ascii="Times New Roman" w:hAnsi="Times New Roman" w:cs="Times New Roman"/>
          <w:b w:val="0"/>
          <w:sz w:val="28"/>
          <w:szCs w:val="28"/>
        </w:rPr>
        <w:t xml:space="preserve">- </w:t>
      </w:r>
      <w:r w:rsidR="00F275BE" w:rsidRPr="00110628">
        <w:rPr>
          <w:rStyle w:val="Strong"/>
          <w:rFonts w:ascii="Times New Roman" w:hAnsi="Times New Roman" w:cs="Times New Roman"/>
          <w:b w:val="0"/>
          <w:sz w:val="28"/>
          <w:szCs w:val="28"/>
        </w:rPr>
        <w:t>Hệ thống thủy lực dẫn hướng (Гидравлическая система наведения/Hydraulic Guidance System)</w:t>
      </w:r>
      <w:r w:rsidR="001E019B" w:rsidRPr="00110628">
        <w:rPr>
          <w:rStyle w:val="Strong"/>
          <w:rFonts w:ascii="Times New Roman" w:hAnsi="Times New Roman" w:cs="Times New Roman"/>
          <w:b w:val="0"/>
          <w:sz w:val="28"/>
          <w:szCs w:val="28"/>
        </w:rPr>
        <w:t>;</w:t>
      </w:r>
    </w:p>
    <w:p w14:paraId="412549F9" w14:textId="77777777" w:rsidR="00970359" w:rsidRPr="00110628" w:rsidRDefault="00970359" w:rsidP="0085683C">
      <w:pPr>
        <w:pStyle w:val="ListParagraph"/>
        <w:widowControl w:val="0"/>
        <w:spacing w:before="40" w:after="40" w:line="288" w:lineRule="auto"/>
        <w:jc w:val="both"/>
        <w:rPr>
          <w:rFonts w:ascii="Times New Roman" w:hAnsi="Times New Roman" w:cs="Times New Roman"/>
          <w:sz w:val="28"/>
          <w:szCs w:val="28"/>
        </w:rPr>
      </w:pPr>
      <w:r w:rsidRPr="00110628">
        <w:rPr>
          <w:rFonts w:ascii="Times New Roman" w:hAnsi="Times New Roman" w:cs="Times New Roman"/>
          <w:b/>
          <w:i/>
          <w:sz w:val="28"/>
          <w:szCs w:val="28"/>
        </w:rPr>
        <w:t>Ví dụ 2</w:t>
      </w:r>
    </w:p>
    <w:p w14:paraId="4E93BE0E" w14:textId="339925A4" w:rsidR="00970359" w:rsidRPr="00110628" w:rsidRDefault="00BA174B" w:rsidP="0085683C">
      <w:pPr>
        <w:widowControl w:val="0"/>
        <w:spacing w:before="40" w:after="40" w:line="288" w:lineRule="auto"/>
        <w:ind w:left="720"/>
        <w:rPr>
          <w:rFonts w:ascii="Times New Roman" w:eastAsia="Times New Roman" w:hAnsi="Times New Roman" w:cs="Times New Roman"/>
          <w:sz w:val="28"/>
          <w:szCs w:val="28"/>
        </w:rPr>
      </w:pPr>
      <w:r w:rsidRPr="00110628">
        <w:rPr>
          <w:rFonts w:ascii="Times New Roman" w:eastAsia="Times New Roman" w:hAnsi="Times New Roman" w:cs="Times New Roman"/>
          <w:sz w:val="28"/>
          <w:szCs w:val="28"/>
        </w:rPr>
        <w:t xml:space="preserve">- </w:t>
      </w:r>
      <w:r w:rsidR="00970359" w:rsidRPr="00110628">
        <w:rPr>
          <w:rFonts w:ascii="Times New Roman" w:eastAsia="Times New Roman" w:hAnsi="Times New Roman" w:cs="Times New Roman"/>
          <w:sz w:val="28"/>
          <w:szCs w:val="28"/>
        </w:rPr>
        <w:t>Xe tự hành (Autonomous Vehicles);</w:t>
      </w:r>
    </w:p>
    <w:p w14:paraId="14EF0ECF" w14:textId="1AF89F88" w:rsidR="00970359" w:rsidRPr="00110628" w:rsidRDefault="00BA174B" w:rsidP="0085683C">
      <w:pPr>
        <w:widowControl w:val="0"/>
        <w:spacing w:before="40" w:after="40" w:line="288" w:lineRule="auto"/>
        <w:ind w:left="720"/>
        <w:rPr>
          <w:rFonts w:ascii="Times New Roman" w:eastAsia="Times New Roman" w:hAnsi="Times New Roman" w:cs="Times New Roman"/>
          <w:sz w:val="28"/>
          <w:szCs w:val="28"/>
        </w:rPr>
      </w:pPr>
      <w:r w:rsidRPr="00110628">
        <w:rPr>
          <w:rFonts w:ascii="Times New Roman" w:eastAsia="Times New Roman" w:hAnsi="Times New Roman" w:cs="Times New Roman"/>
          <w:sz w:val="28"/>
          <w:szCs w:val="28"/>
        </w:rPr>
        <w:t xml:space="preserve">- </w:t>
      </w:r>
      <w:r w:rsidR="00970359" w:rsidRPr="00110628">
        <w:rPr>
          <w:rFonts w:ascii="Times New Roman" w:eastAsia="Times New Roman" w:hAnsi="Times New Roman" w:cs="Times New Roman"/>
          <w:sz w:val="28"/>
          <w:szCs w:val="28"/>
        </w:rPr>
        <w:t>Điều hướng thông minh (Smart Navigation);</w:t>
      </w:r>
    </w:p>
    <w:p w14:paraId="3217C802" w14:textId="1A523563" w:rsidR="00970359" w:rsidRPr="00110628" w:rsidRDefault="00BA174B" w:rsidP="0085683C">
      <w:pPr>
        <w:widowControl w:val="0"/>
        <w:spacing w:before="40" w:after="40" w:line="288" w:lineRule="auto"/>
        <w:ind w:left="720"/>
        <w:rPr>
          <w:rFonts w:ascii="Times New Roman" w:eastAsia="Times New Roman" w:hAnsi="Times New Roman" w:cs="Times New Roman"/>
          <w:sz w:val="28"/>
          <w:szCs w:val="28"/>
        </w:rPr>
      </w:pPr>
      <w:r w:rsidRPr="00110628">
        <w:rPr>
          <w:rFonts w:ascii="Times New Roman" w:eastAsia="Times New Roman" w:hAnsi="Times New Roman" w:cs="Times New Roman"/>
          <w:sz w:val="28"/>
          <w:szCs w:val="28"/>
        </w:rPr>
        <w:lastRenderedPageBreak/>
        <w:t xml:space="preserve">- </w:t>
      </w:r>
      <w:r w:rsidR="00970359" w:rsidRPr="00110628">
        <w:rPr>
          <w:rFonts w:ascii="Times New Roman" w:eastAsia="Times New Roman" w:hAnsi="Times New Roman" w:cs="Times New Roman"/>
          <w:sz w:val="28"/>
          <w:szCs w:val="28"/>
        </w:rPr>
        <w:t>Robot đi bộ sáu chân (Six-Legged Robot);</w:t>
      </w:r>
    </w:p>
    <w:p w14:paraId="5560C007" w14:textId="39AA0141" w:rsidR="00970359" w:rsidRPr="00110628" w:rsidRDefault="00BA174B" w:rsidP="0085683C">
      <w:pPr>
        <w:widowControl w:val="0"/>
        <w:spacing w:before="40" w:after="40" w:line="288" w:lineRule="auto"/>
        <w:ind w:left="720"/>
        <w:rPr>
          <w:rFonts w:ascii="Times New Roman" w:eastAsia="Times New Roman" w:hAnsi="Times New Roman" w:cs="Times New Roman"/>
          <w:sz w:val="28"/>
          <w:szCs w:val="28"/>
        </w:rPr>
      </w:pPr>
      <w:r w:rsidRPr="00110628">
        <w:rPr>
          <w:rFonts w:ascii="Times New Roman" w:eastAsia="Times New Roman" w:hAnsi="Times New Roman" w:cs="Times New Roman"/>
          <w:sz w:val="28"/>
          <w:szCs w:val="28"/>
        </w:rPr>
        <w:t xml:space="preserve">- </w:t>
      </w:r>
      <w:r w:rsidR="00970359" w:rsidRPr="00110628">
        <w:rPr>
          <w:rFonts w:ascii="Times New Roman" w:eastAsia="Times New Roman" w:hAnsi="Times New Roman" w:cs="Times New Roman"/>
          <w:sz w:val="28"/>
          <w:szCs w:val="28"/>
        </w:rPr>
        <w:t>Kết nối V2X (Vehicle-to-Everything Connectivity);</w:t>
      </w:r>
    </w:p>
    <w:p w14:paraId="7BB3BB6F" w14:textId="77777777" w:rsidR="00EC6074" w:rsidRPr="00110628" w:rsidRDefault="00EC6074" w:rsidP="0085683C">
      <w:pPr>
        <w:pStyle w:val="Heading3"/>
        <w:keepNext w:val="0"/>
        <w:keepLines w:val="0"/>
        <w:widowControl w:val="0"/>
        <w:spacing w:before="40" w:after="40" w:line="288" w:lineRule="auto"/>
        <w:ind w:firstLine="720"/>
        <w:jc w:val="both"/>
        <w:rPr>
          <w:rFonts w:ascii="Times New Roman" w:hAnsi="Times New Roman" w:cs="Times New Roman"/>
          <w:color w:val="auto"/>
          <w:sz w:val="28"/>
          <w:szCs w:val="28"/>
        </w:rPr>
      </w:pPr>
      <w:r w:rsidRPr="00110628">
        <w:rPr>
          <w:rFonts w:ascii="Times New Roman" w:hAnsi="Times New Roman" w:cs="Times New Roman"/>
          <w:color w:val="auto"/>
          <w:sz w:val="28"/>
          <w:szCs w:val="28"/>
        </w:rPr>
        <w:t>3. PHẠM VI SỬ DỤNG</w:t>
      </w:r>
    </w:p>
    <w:p w14:paraId="392A8AEF" w14:textId="3BC1741B" w:rsidR="00437564" w:rsidRPr="00110628" w:rsidRDefault="00437564" w:rsidP="0085683C">
      <w:pPr>
        <w:widowControl w:val="0"/>
        <w:spacing w:before="40" w:after="40" w:line="288" w:lineRule="auto"/>
        <w:ind w:firstLine="720"/>
        <w:jc w:val="both"/>
        <w:rPr>
          <w:rFonts w:ascii="Times New Roman" w:hAnsi="Times New Roman" w:cs="Times New Roman"/>
          <w:bCs/>
          <w:sz w:val="28"/>
          <w:szCs w:val="28"/>
        </w:rPr>
      </w:pPr>
      <w:bookmarkStart w:id="0" w:name="_Hlk187393106"/>
      <w:r w:rsidRPr="00110628">
        <w:rPr>
          <w:rStyle w:val="Strong"/>
          <w:rFonts w:ascii="Times New Roman" w:hAnsi="Times New Roman" w:cs="Times New Roman"/>
          <w:b w:val="0"/>
          <w:sz w:val="28"/>
          <w:szCs w:val="28"/>
        </w:rPr>
        <w:t xml:space="preserve">- </w:t>
      </w:r>
      <w:r w:rsidR="00927E04" w:rsidRPr="00110628">
        <w:rPr>
          <w:rStyle w:val="Strong"/>
          <w:rFonts w:ascii="Times New Roman" w:hAnsi="Times New Roman" w:cs="Times New Roman"/>
          <w:sz w:val="28"/>
          <w:szCs w:val="28"/>
        </w:rPr>
        <w:t>CTĐT đại học</w:t>
      </w:r>
      <w:r w:rsidR="00927E04" w:rsidRPr="00110628">
        <w:rPr>
          <w:rFonts w:ascii="Times New Roman" w:hAnsi="Times New Roman" w:cs="Times New Roman"/>
          <w:sz w:val="28"/>
          <w:szCs w:val="28"/>
        </w:rPr>
        <w:t xml:space="preserve">: </w:t>
      </w:r>
      <w:r w:rsidRPr="00110628">
        <w:rPr>
          <w:rFonts w:ascii="Times New Roman" w:hAnsi="Times New Roman" w:cs="Times New Roman"/>
          <w:bCs/>
          <w:sz w:val="28"/>
          <w:szCs w:val="28"/>
        </w:rPr>
        <w:t>Ngành Công nghệ kỹ thuật hóa học; Ngành Công nghệ vật liệ</w:t>
      </w:r>
      <w:r w:rsidR="00DB5D0E" w:rsidRPr="00110628">
        <w:rPr>
          <w:rFonts w:ascii="Times New Roman" w:hAnsi="Times New Roman" w:cs="Times New Roman"/>
          <w:bCs/>
          <w:sz w:val="28"/>
          <w:szCs w:val="28"/>
        </w:rPr>
        <w:t xml:space="preserve">u; Ngành Kỹ thuật xây dựng; </w:t>
      </w:r>
      <w:r w:rsidR="00DB5D0E" w:rsidRPr="00110628">
        <w:rPr>
          <w:rFonts w:ascii="Times New Roman" w:hAnsi="Times New Roman" w:cs="Times New Roman"/>
          <w:sz w:val="28"/>
          <w:szCs w:val="28"/>
        </w:rPr>
        <w:t xml:space="preserve">Ngành </w:t>
      </w:r>
      <w:r w:rsidR="00DB5D0E" w:rsidRPr="00110628">
        <w:rPr>
          <w:rFonts w:ascii="Times New Roman" w:hAnsi="Times New Roman" w:cs="Times New Roman"/>
          <w:sz w:val="28"/>
          <w:szCs w:val="28"/>
          <w:lang w:val="vi-VN"/>
        </w:rPr>
        <w:t>Kỹ thuật xây dựng công trình giao thông</w:t>
      </w:r>
      <w:r w:rsidR="00DB5D0E" w:rsidRPr="00110628">
        <w:rPr>
          <w:rFonts w:ascii="Times New Roman" w:hAnsi="Times New Roman" w:cs="Times New Roman"/>
          <w:sz w:val="28"/>
          <w:szCs w:val="28"/>
        </w:rPr>
        <w:t>;</w:t>
      </w:r>
      <w:r w:rsidR="00DB5D0E" w:rsidRPr="00110628">
        <w:rPr>
          <w:rFonts w:ascii="Times New Roman" w:hAnsi="Times New Roman" w:cs="Times New Roman"/>
          <w:b/>
          <w:sz w:val="28"/>
          <w:szCs w:val="28"/>
        </w:rPr>
        <w:t xml:space="preserve"> </w:t>
      </w:r>
      <w:r w:rsidRPr="00110628">
        <w:rPr>
          <w:rFonts w:ascii="Times New Roman" w:hAnsi="Times New Roman" w:cs="Times New Roman"/>
          <w:bCs/>
          <w:sz w:val="28"/>
          <w:szCs w:val="28"/>
        </w:rPr>
        <w:t>Ngành Kỹ thuậ</w:t>
      </w:r>
      <w:r w:rsidR="009C6DF0" w:rsidRPr="00110628">
        <w:rPr>
          <w:rFonts w:ascii="Times New Roman" w:hAnsi="Times New Roman" w:cs="Times New Roman"/>
          <w:bCs/>
          <w:sz w:val="28"/>
          <w:szCs w:val="28"/>
        </w:rPr>
        <w:t>t cơ khí</w:t>
      </w:r>
      <w:r w:rsidRPr="00110628">
        <w:rPr>
          <w:rFonts w:ascii="Times New Roman" w:hAnsi="Times New Roman" w:cs="Times New Roman"/>
          <w:bCs/>
          <w:sz w:val="28"/>
          <w:szCs w:val="28"/>
        </w:rPr>
        <w:t>; Ngành Kỹ thuật cơ điện tử; Ngành Kỹ thuật điện</w:t>
      </w:r>
      <w:r w:rsidR="005E0195" w:rsidRPr="00110628">
        <w:rPr>
          <w:rFonts w:ascii="Times New Roman" w:hAnsi="Times New Roman" w:cs="Times New Roman"/>
          <w:bCs/>
          <w:sz w:val="28"/>
          <w:szCs w:val="28"/>
        </w:rPr>
        <w:t xml:space="preserve"> tử</w:t>
      </w:r>
      <w:r w:rsidR="004D4E19" w:rsidRPr="00110628">
        <w:rPr>
          <w:rFonts w:ascii="Times New Roman" w:hAnsi="Times New Roman" w:cs="Times New Roman"/>
          <w:bCs/>
          <w:sz w:val="28"/>
          <w:szCs w:val="28"/>
        </w:rPr>
        <w:t xml:space="preserve"> - viễn thông</w:t>
      </w:r>
      <w:r w:rsidRPr="00110628">
        <w:rPr>
          <w:rFonts w:ascii="Times New Roman" w:hAnsi="Times New Roman" w:cs="Times New Roman"/>
          <w:bCs/>
          <w:sz w:val="28"/>
          <w:szCs w:val="28"/>
        </w:rPr>
        <w:t>; Ngành Kỹ thuật điều khiển và tự động hóa; Ngành Công nghệ thông tin</w:t>
      </w:r>
      <w:r w:rsidR="00B112B8" w:rsidRPr="00110628">
        <w:rPr>
          <w:rFonts w:ascii="Times New Roman" w:hAnsi="Times New Roman" w:cs="Times New Roman"/>
          <w:bCs/>
          <w:sz w:val="28"/>
          <w:szCs w:val="28"/>
        </w:rPr>
        <w:t xml:space="preserve">; </w:t>
      </w:r>
      <w:r w:rsidR="004D4E19" w:rsidRPr="00110628">
        <w:rPr>
          <w:rFonts w:ascii="Times New Roman" w:hAnsi="Times New Roman" w:cs="Times New Roman"/>
          <w:bCs/>
          <w:sz w:val="28"/>
          <w:szCs w:val="28"/>
        </w:rPr>
        <w:t>Ngành An toàn thông tin; Ngành Kỹ thuật trắc địa bản đồ; Ngành Khoa học máy tính; Ngành Hệ thống thông tin; Ngành Mạng máy tính và truyền thông dữ liệu; Ngành Kỹ thuật phần mềm</w:t>
      </w:r>
      <w:r w:rsidR="00EE5224" w:rsidRPr="00110628">
        <w:rPr>
          <w:rFonts w:ascii="Times New Roman" w:hAnsi="Times New Roman" w:cs="Times New Roman"/>
          <w:bCs/>
          <w:sz w:val="28"/>
          <w:szCs w:val="28"/>
        </w:rPr>
        <w:t>.</w:t>
      </w:r>
    </w:p>
    <w:p w14:paraId="3020C52C" w14:textId="07901112" w:rsidR="00437564" w:rsidRPr="00110628" w:rsidRDefault="00437564" w:rsidP="0085683C">
      <w:pPr>
        <w:widowControl w:val="0"/>
        <w:spacing w:before="40" w:after="40" w:line="288" w:lineRule="auto"/>
        <w:ind w:firstLine="720"/>
        <w:jc w:val="both"/>
        <w:rPr>
          <w:rFonts w:ascii="Times New Roman" w:hAnsi="Times New Roman" w:cs="Times New Roman"/>
          <w:sz w:val="28"/>
          <w:szCs w:val="28"/>
          <w:lang w:val="vi-VN"/>
        </w:rPr>
      </w:pPr>
      <w:r w:rsidRPr="00110628">
        <w:rPr>
          <w:rFonts w:ascii="Times New Roman" w:hAnsi="Times New Roman" w:cs="Times New Roman"/>
          <w:bCs/>
          <w:sz w:val="28"/>
          <w:szCs w:val="28"/>
        </w:rPr>
        <w:t xml:space="preserve">- </w:t>
      </w:r>
      <w:r w:rsidR="00927E04" w:rsidRPr="00110628">
        <w:rPr>
          <w:rStyle w:val="Strong"/>
          <w:rFonts w:ascii="Times New Roman" w:hAnsi="Times New Roman" w:cs="Times New Roman"/>
          <w:sz w:val="28"/>
          <w:szCs w:val="28"/>
        </w:rPr>
        <w:t>CTĐT thạc sĩ</w:t>
      </w:r>
      <w:r w:rsidR="00927E04" w:rsidRPr="00110628">
        <w:rPr>
          <w:rFonts w:ascii="Times New Roman" w:hAnsi="Times New Roman" w:cs="Times New Roman"/>
          <w:sz w:val="28"/>
          <w:szCs w:val="28"/>
        </w:rPr>
        <w:t xml:space="preserve">: </w:t>
      </w:r>
      <w:r w:rsidRPr="00110628">
        <w:rPr>
          <w:rFonts w:ascii="Times New Roman" w:hAnsi="Times New Roman" w:cs="Times New Roman"/>
          <w:sz w:val="28"/>
          <w:szCs w:val="28"/>
        </w:rPr>
        <w:t xml:space="preserve">Ngành Kỹ thuật hoá học; Ngành Cơ kỹ thuật; Ngành Cơ học vật rắn; </w:t>
      </w:r>
      <w:r w:rsidR="00153878" w:rsidRPr="00110628">
        <w:rPr>
          <w:rFonts w:ascii="Times New Roman" w:hAnsi="Times New Roman" w:cs="Times New Roman"/>
          <w:sz w:val="28"/>
          <w:szCs w:val="28"/>
        </w:rPr>
        <w:t xml:space="preserve">Ngành Kỹ thuật vật liệu; </w:t>
      </w:r>
      <w:r w:rsidRPr="00110628">
        <w:rPr>
          <w:rFonts w:ascii="Times New Roman" w:hAnsi="Times New Roman" w:cs="Times New Roman"/>
          <w:sz w:val="28"/>
          <w:szCs w:val="28"/>
        </w:rPr>
        <w:t xml:space="preserve">Ngành Kỹ thuật cơ khí; Ngành Kỹ thuật cơ khí động lực; Ngành Kỹ thuật cơ điện tử; </w:t>
      </w:r>
      <w:r w:rsidR="007921F5" w:rsidRPr="00110628">
        <w:rPr>
          <w:rFonts w:ascii="Times New Roman" w:hAnsi="Times New Roman" w:cs="Times New Roman"/>
          <w:sz w:val="28"/>
          <w:szCs w:val="28"/>
        </w:rPr>
        <w:t xml:space="preserve">Ngành </w:t>
      </w:r>
      <w:r w:rsidRPr="00110628">
        <w:rPr>
          <w:rFonts w:ascii="Times New Roman" w:hAnsi="Times New Roman" w:cs="Times New Roman"/>
          <w:sz w:val="28"/>
          <w:szCs w:val="28"/>
        </w:rPr>
        <w:t xml:space="preserve">Kỹ thuật xây dựng; </w:t>
      </w:r>
      <w:r w:rsidR="007921F5" w:rsidRPr="00110628">
        <w:rPr>
          <w:rFonts w:ascii="Times New Roman" w:hAnsi="Times New Roman" w:cs="Times New Roman"/>
          <w:sz w:val="28"/>
          <w:szCs w:val="28"/>
        </w:rPr>
        <w:t xml:space="preserve">Ngành Kỹ thuật công trình đặc biệt; </w:t>
      </w:r>
      <w:r w:rsidR="003207D9" w:rsidRPr="00110628">
        <w:rPr>
          <w:rFonts w:ascii="Times New Roman" w:hAnsi="Times New Roman" w:cs="Times New Roman"/>
          <w:sz w:val="28"/>
          <w:szCs w:val="28"/>
        </w:rPr>
        <w:t xml:space="preserve">Ngành </w:t>
      </w:r>
      <w:r w:rsidRPr="00110628">
        <w:rPr>
          <w:rFonts w:ascii="Times New Roman" w:hAnsi="Times New Roman" w:cs="Times New Roman"/>
          <w:sz w:val="28"/>
          <w:szCs w:val="28"/>
          <w:lang w:val="vi-VN"/>
        </w:rPr>
        <w:t xml:space="preserve">Kỹ thuật xây dựng </w:t>
      </w:r>
      <w:r w:rsidRPr="00110628">
        <w:rPr>
          <w:rFonts w:ascii="Times New Roman" w:hAnsi="Times New Roman" w:cs="Times New Roman"/>
          <w:sz w:val="28"/>
          <w:szCs w:val="28"/>
        </w:rPr>
        <w:t xml:space="preserve">công trình giao thông; Ngành Kỹ thuật điện tử; Ngành Kỹ thuật viễn thông; Ngành </w:t>
      </w:r>
      <w:r w:rsidRPr="00110628">
        <w:rPr>
          <w:rFonts w:ascii="Times New Roman" w:hAnsi="Times New Roman" w:cs="Times New Roman"/>
          <w:sz w:val="28"/>
          <w:szCs w:val="28"/>
          <w:lang w:val="vi-VN"/>
        </w:rPr>
        <w:t>Kỹ thuật điều khiển và tự động hóa</w:t>
      </w:r>
      <w:r w:rsidRPr="00110628">
        <w:rPr>
          <w:rFonts w:ascii="Times New Roman" w:hAnsi="Times New Roman" w:cs="Times New Roman"/>
          <w:sz w:val="28"/>
          <w:szCs w:val="28"/>
        </w:rPr>
        <w:t xml:space="preserve">; Ngành Kỹ thuật rađa - dẫn đường; Ngành Hệ thống thông tin; Ngành Khoa học máy tính; Ngành Kỹ thuật phần mềm; </w:t>
      </w:r>
      <w:r w:rsidR="00153878" w:rsidRPr="00110628">
        <w:rPr>
          <w:rFonts w:ascii="Times New Roman" w:hAnsi="Times New Roman" w:cs="Times New Roman"/>
          <w:sz w:val="28"/>
          <w:szCs w:val="28"/>
        </w:rPr>
        <w:t xml:space="preserve">Ngành An toàn thông tin; </w:t>
      </w:r>
      <w:r w:rsidR="00593814" w:rsidRPr="00110628">
        <w:rPr>
          <w:rFonts w:ascii="Times New Roman" w:hAnsi="Times New Roman" w:cs="Times New Roman"/>
          <w:sz w:val="28"/>
          <w:szCs w:val="28"/>
        </w:rPr>
        <w:t xml:space="preserve">Ngành </w:t>
      </w:r>
      <w:r w:rsidRPr="00110628">
        <w:rPr>
          <w:rFonts w:ascii="Times New Roman" w:hAnsi="Times New Roman" w:cs="Times New Roman"/>
          <w:sz w:val="28"/>
          <w:szCs w:val="28"/>
        </w:rPr>
        <w:t>Quản lý khoa học và công nghệ; Ngành Chỉ huy, quản lý kỹ thuật</w:t>
      </w:r>
    </w:p>
    <w:p w14:paraId="7438F45C" w14:textId="3320A163" w:rsidR="00437564" w:rsidRPr="00110628" w:rsidRDefault="00CF704B" w:rsidP="0085683C">
      <w:pPr>
        <w:widowControl w:val="0"/>
        <w:tabs>
          <w:tab w:val="left" w:pos="720"/>
        </w:tabs>
        <w:spacing w:before="40" w:after="40" w:line="288" w:lineRule="auto"/>
        <w:jc w:val="both"/>
        <w:rPr>
          <w:rFonts w:ascii="Times New Roman" w:hAnsi="Times New Roman" w:cs="Times New Roman"/>
          <w:sz w:val="28"/>
          <w:szCs w:val="28"/>
          <w:lang w:val="vi-VN"/>
        </w:rPr>
      </w:pPr>
      <w:r w:rsidRPr="00110628">
        <w:rPr>
          <w:rStyle w:val="Strong"/>
          <w:rFonts w:ascii="Times New Roman" w:hAnsi="Times New Roman" w:cs="Times New Roman"/>
          <w:b w:val="0"/>
          <w:sz w:val="28"/>
          <w:szCs w:val="28"/>
        </w:rPr>
        <w:tab/>
      </w:r>
      <w:r w:rsidR="00437564" w:rsidRPr="00110628">
        <w:rPr>
          <w:rStyle w:val="Strong"/>
          <w:rFonts w:ascii="Times New Roman" w:hAnsi="Times New Roman" w:cs="Times New Roman"/>
          <w:b w:val="0"/>
          <w:sz w:val="28"/>
          <w:szCs w:val="28"/>
        </w:rPr>
        <w:t xml:space="preserve">- </w:t>
      </w:r>
      <w:r w:rsidR="00927E04" w:rsidRPr="00110628">
        <w:rPr>
          <w:rStyle w:val="Strong"/>
          <w:rFonts w:ascii="Times New Roman" w:hAnsi="Times New Roman" w:cs="Times New Roman"/>
          <w:sz w:val="28"/>
          <w:szCs w:val="28"/>
        </w:rPr>
        <w:t>CTĐT tiến sĩ</w:t>
      </w:r>
      <w:r w:rsidR="00927E04" w:rsidRPr="00110628">
        <w:rPr>
          <w:rFonts w:ascii="Times New Roman" w:hAnsi="Times New Roman" w:cs="Times New Roman"/>
          <w:sz w:val="28"/>
          <w:szCs w:val="28"/>
        </w:rPr>
        <w:t xml:space="preserve">: </w:t>
      </w:r>
      <w:r w:rsidR="00437564" w:rsidRPr="00110628">
        <w:rPr>
          <w:rFonts w:ascii="Times New Roman" w:hAnsi="Times New Roman" w:cs="Times New Roman"/>
          <w:sz w:val="28"/>
          <w:szCs w:val="28"/>
          <w:shd w:val="clear" w:color="auto" w:fill="FFFFFF"/>
        </w:rPr>
        <w:t xml:space="preserve">Ngành Kỹ thuật hóa học; </w:t>
      </w:r>
      <w:r w:rsidR="00437564" w:rsidRPr="00110628">
        <w:rPr>
          <w:rFonts w:ascii="Times New Roman" w:hAnsi="Times New Roman" w:cs="Times New Roman"/>
          <w:sz w:val="28"/>
          <w:szCs w:val="28"/>
        </w:rPr>
        <w:t xml:space="preserve">Ngành </w:t>
      </w:r>
      <w:r w:rsidR="00437564" w:rsidRPr="00110628">
        <w:rPr>
          <w:rFonts w:ascii="Times New Roman" w:hAnsi="Times New Roman" w:cs="Times New Roman"/>
          <w:sz w:val="28"/>
          <w:szCs w:val="28"/>
          <w:lang w:val="vi-VN"/>
        </w:rPr>
        <w:t>Cơ kỹ thuật</w:t>
      </w:r>
      <w:r w:rsidR="00437564" w:rsidRPr="00110628">
        <w:rPr>
          <w:rFonts w:ascii="Times New Roman" w:hAnsi="Times New Roman" w:cs="Times New Roman"/>
          <w:sz w:val="28"/>
          <w:szCs w:val="28"/>
        </w:rPr>
        <w:t xml:space="preserve">; </w:t>
      </w:r>
      <w:r w:rsidR="00437564" w:rsidRPr="00110628">
        <w:rPr>
          <w:rFonts w:ascii="Times New Roman" w:hAnsi="Times New Roman" w:cs="Times New Roman"/>
          <w:sz w:val="28"/>
          <w:szCs w:val="28"/>
          <w:shd w:val="clear" w:color="auto" w:fill="FFFFFF"/>
        </w:rPr>
        <w:t>Ngành Cơ học vật rắn; Ngành Kỹ thuật cơ khí; Ngành Kỹ thuật cơ khí động lực</w:t>
      </w:r>
      <w:r w:rsidR="00437564" w:rsidRPr="00110628">
        <w:rPr>
          <w:rFonts w:ascii="Times New Roman" w:hAnsi="Times New Roman" w:cs="Times New Roman"/>
          <w:sz w:val="28"/>
          <w:szCs w:val="28"/>
        </w:rPr>
        <w:t xml:space="preserve">; </w:t>
      </w:r>
      <w:r w:rsidR="00437564" w:rsidRPr="00110628">
        <w:rPr>
          <w:rFonts w:ascii="Times New Roman" w:hAnsi="Times New Roman" w:cs="Times New Roman"/>
          <w:sz w:val="28"/>
          <w:szCs w:val="28"/>
          <w:shd w:val="clear" w:color="auto" w:fill="FFFFFF"/>
        </w:rPr>
        <w:t xml:space="preserve">Ngành </w:t>
      </w:r>
      <w:r w:rsidR="00437564" w:rsidRPr="00110628">
        <w:rPr>
          <w:rFonts w:ascii="Times New Roman" w:hAnsi="Times New Roman" w:cs="Times New Roman"/>
          <w:sz w:val="28"/>
          <w:szCs w:val="28"/>
        </w:rPr>
        <w:t xml:space="preserve">Kỹ thuật xây dựng công trình giao thông; </w:t>
      </w:r>
      <w:r w:rsidR="00437564" w:rsidRPr="00110628">
        <w:rPr>
          <w:rFonts w:ascii="Times New Roman" w:hAnsi="Times New Roman" w:cs="Times New Roman"/>
          <w:sz w:val="28"/>
          <w:szCs w:val="28"/>
          <w:shd w:val="clear" w:color="auto" w:fill="FFFFFF"/>
        </w:rPr>
        <w:t xml:space="preserve">Ngành </w:t>
      </w:r>
      <w:r w:rsidR="000C221A" w:rsidRPr="00110628">
        <w:rPr>
          <w:rFonts w:ascii="Times New Roman" w:hAnsi="Times New Roman" w:cs="Times New Roman"/>
          <w:sz w:val="28"/>
          <w:szCs w:val="28"/>
          <w:shd w:val="clear" w:color="auto" w:fill="FFFFFF"/>
        </w:rPr>
        <w:t>Kỹ thuật xây dựng công trình đặc biệt</w:t>
      </w:r>
      <w:r w:rsidR="00437564" w:rsidRPr="00110628">
        <w:rPr>
          <w:rFonts w:ascii="Times New Roman" w:hAnsi="Times New Roman" w:cs="Times New Roman"/>
          <w:sz w:val="28"/>
          <w:szCs w:val="28"/>
          <w:shd w:val="clear" w:color="auto" w:fill="FFFFFF"/>
        </w:rPr>
        <w:t xml:space="preserve">; Ngành </w:t>
      </w:r>
      <w:r w:rsidR="00437564" w:rsidRPr="00110628">
        <w:rPr>
          <w:rFonts w:ascii="Times New Roman" w:hAnsi="Times New Roman" w:cs="Times New Roman"/>
          <w:sz w:val="28"/>
          <w:szCs w:val="28"/>
        </w:rPr>
        <w:t xml:space="preserve">Kỹ thuật điện tử; </w:t>
      </w:r>
      <w:r w:rsidR="00437564" w:rsidRPr="00110628">
        <w:rPr>
          <w:rFonts w:ascii="Times New Roman" w:hAnsi="Times New Roman" w:cs="Times New Roman"/>
          <w:sz w:val="28"/>
          <w:szCs w:val="28"/>
          <w:shd w:val="clear" w:color="auto" w:fill="FFFFFF"/>
        </w:rPr>
        <w:t xml:space="preserve">Ngành </w:t>
      </w:r>
      <w:r w:rsidR="00437564" w:rsidRPr="00110628">
        <w:rPr>
          <w:rFonts w:ascii="Times New Roman" w:hAnsi="Times New Roman" w:cs="Times New Roman"/>
          <w:sz w:val="28"/>
          <w:szCs w:val="28"/>
          <w:lang w:val="vi-VN"/>
        </w:rPr>
        <w:t>Kỹ thuật điều khiển và tự động hóa</w:t>
      </w:r>
      <w:r w:rsidR="00437564" w:rsidRPr="00110628">
        <w:rPr>
          <w:rFonts w:ascii="Times New Roman" w:hAnsi="Times New Roman" w:cs="Times New Roman"/>
          <w:sz w:val="28"/>
          <w:szCs w:val="28"/>
        </w:rPr>
        <w:t xml:space="preserve">; </w:t>
      </w:r>
      <w:r w:rsidR="00153878" w:rsidRPr="00110628">
        <w:rPr>
          <w:rFonts w:ascii="Times New Roman" w:hAnsi="Times New Roman" w:cs="Times New Roman"/>
          <w:sz w:val="28"/>
          <w:szCs w:val="28"/>
        </w:rPr>
        <w:t xml:space="preserve">Ngành Kỹ thuật viễn thông; </w:t>
      </w:r>
      <w:r w:rsidR="00437564" w:rsidRPr="00110628">
        <w:rPr>
          <w:rFonts w:ascii="Times New Roman" w:hAnsi="Times New Roman" w:cs="Times New Roman"/>
          <w:sz w:val="28"/>
          <w:szCs w:val="28"/>
          <w:shd w:val="clear" w:color="auto" w:fill="FFFFFF"/>
        </w:rPr>
        <w:t xml:space="preserve">Ngành </w:t>
      </w:r>
      <w:r w:rsidR="00437564" w:rsidRPr="00110628">
        <w:rPr>
          <w:rFonts w:ascii="Times New Roman" w:hAnsi="Times New Roman" w:cs="Times New Roman"/>
          <w:sz w:val="28"/>
          <w:szCs w:val="28"/>
        </w:rPr>
        <w:t xml:space="preserve">Kỹ thuật ra đa </w:t>
      </w:r>
      <w:r w:rsidR="00437564" w:rsidRPr="00110628">
        <w:rPr>
          <w:rFonts w:ascii="Times New Roman" w:hAnsi="Times New Roman" w:cs="Times New Roman"/>
          <w:sz w:val="28"/>
          <w:szCs w:val="28"/>
          <w:lang w:val="vi-VN"/>
        </w:rPr>
        <w:t>-</w:t>
      </w:r>
      <w:r w:rsidR="00437564" w:rsidRPr="00110628">
        <w:rPr>
          <w:rFonts w:ascii="Times New Roman" w:hAnsi="Times New Roman" w:cs="Times New Roman"/>
          <w:sz w:val="28"/>
          <w:szCs w:val="28"/>
        </w:rPr>
        <w:t xml:space="preserve"> dẫn đường; </w:t>
      </w:r>
      <w:r w:rsidR="00437564" w:rsidRPr="00110628">
        <w:rPr>
          <w:rFonts w:ascii="Times New Roman" w:hAnsi="Times New Roman" w:cs="Times New Roman"/>
          <w:sz w:val="28"/>
          <w:szCs w:val="28"/>
          <w:shd w:val="clear" w:color="auto" w:fill="FFFFFF"/>
        </w:rPr>
        <w:t>Ngành Cơ sở toán học cho tin học</w:t>
      </w:r>
      <w:r w:rsidR="00B3359E" w:rsidRPr="00110628">
        <w:rPr>
          <w:rFonts w:ascii="Times New Roman" w:hAnsi="Times New Roman" w:cs="Times New Roman"/>
          <w:sz w:val="28"/>
          <w:szCs w:val="28"/>
          <w:shd w:val="clear" w:color="auto" w:fill="FFFFFF"/>
        </w:rPr>
        <w:t>; Ngành Khoa học máy tính</w:t>
      </w:r>
      <w:r w:rsidR="00437564" w:rsidRPr="00110628">
        <w:rPr>
          <w:rFonts w:ascii="Times New Roman" w:hAnsi="Times New Roman" w:cs="Times New Roman"/>
          <w:sz w:val="28"/>
          <w:szCs w:val="28"/>
          <w:shd w:val="clear" w:color="auto" w:fill="FFFFFF"/>
        </w:rPr>
        <w:t xml:space="preserve">; </w:t>
      </w:r>
      <w:r w:rsidR="00B3359E" w:rsidRPr="00110628">
        <w:rPr>
          <w:rFonts w:ascii="Times New Roman" w:hAnsi="Times New Roman" w:cs="Times New Roman"/>
          <w:sz w:val="28"/>
          <w:szCs w:val="28"/>
          <w:shd w:val="clear" w:color="auto" w:fill="FFFFFF"/>
        </w:rPr>
        <w:t xml:space="preserve">Ngành </w:t>
      </w:r>
      <w:r w:rsidR="00153878" w:rsidRPr="00110628">
        <w:rPr>
          <w:rFonts w:ascii="Times New Roman" w:hAnsi="Times New Roman" w:cs="Times New Roman"/>
          <w:sz w:val="28"/>
          <w:szCs w:val="28"/>
          <w:shd w:val="clear" w:color="auto" w:fill="FFFFFF"/>
        </w:rPr>
        <w:t>Hệ thống thông tin</w:t>
      </w:r>
      <w:r w:rsidR="00B3359E" w:rsidRPr="00110628">
        <w:rPr>
          <w:rFonts w:ascii="Times New Roman" w:hAnsi="Times New Roman" w:cs="Times New Roman"/>
          <w:sz w:val="28"/>
          <w:szCs w:val="28"/>
          <w:shd w:val="clear" w:color="auto" w:fill="FFFFFF"/>
        </w:rPr>
        <w:t>;</w:t>
      </w:r>
      <w:r w:rsidR="00153878" w:rsidRPr="00110628">
        <w:rPr>
          <w:rFonts w:ascii="Times New Roman" w:hAnsi="Times New Roman" w:cs="Times New Roman"/>
          <w:sz w:val="28"/>
          <w:szCs w:val="28"/>
          <w:shd w:val="clear" w:color="auto" w:fill="FFFFFF"/>
        </w:rPr>
        <w:t xml:space="preserve"> </w:t>
      </w:r>
      <w:r w:rsidR="00437564" w:rsidRPr="00110628">
        <w:rPr>
          <w:rFonts w:ascii="Times New Roman" w:hAnsi="Times New Roman" w:cs="Times New Roman"/>
          <w:sz w:val="28"/>
          <w:szCs w:val="28"/>
          <w:shd w:val="clear" w:color="auto" w:fill="FFFFFF"/>
        </w:rPr>
        <w:t>Ngành Toán ứng dụng; Ngành Chỉ huy, quản lý kỹ thuật</w:t>
      </w:r>
      <w:bookmarkEnd w:id="0"/>
    </w:p>
    <w:p w14:paraId="48036349" w14:textId="77777777" w:rsidR="00437564" w:rsidRPr="00110628" w:rsidRDefault="00437564" w:rsidP="0085683C">
      <w:pPr>
        <w:widowControl w:val="0"/>
        <w:spacing w:before="40" w:after="40" w:line="288" w:lineRule="auto"/>
        <w:jc w:val="both"/>
        <w:rPr>
          <w:rFonts w:ascii="Times New Roman" w:hAnsi="Times New Roman" w:cs="Times New Roman"/>
          <w:sz w:val="28"/>
          <w:szCs w:val="28"/>
        </w:rPr>
      </w:pPr>
      <w:r w:rsidRPr="00110628">
        <w:rPr>
          <w:rStyle w:val="Strong"/>
          <w:rFonts w:ascii="Times New Roman" w:hAnsi="Times New Roman" w:cs="Times New Roman"/>
          <w:b w:val="0"/>
          <w:sz w:val="28"/>
          <w:szCs w:val="28"/>
        </w:rPr>
        <w:tab/>
        <w:t xml:space="preserve">- </w:t>
      </w:r>
      <w:r w:rsidR="00927E04" w:rsidRPr="00110628">
        <w:rPr>
          <w:rStyle w:val="Strong"/>
          <w:rFonts w:ascii="Times New Roman" w:hAnsi="Times New Roman" w:cs="Times New Roman"/>
          <w:sz w:val="28"/>
          <w:szCs w:val="28"/>
        </w:rPr>
        <w:t>Nhóm nghiên cứu mạnh</w:t>
      </w:r>
      <w:r w:rsidR="00927E04" w:rsidRPr="00110628">
        <w:rPr>
          <w:rFonts w:ascii="Times New Roman" w:hAnsi="Times New Roman" w:cs="Times New Roman"/>
          <w:sz w:val="28"/>
          <w:szCs w:val="28"/>
        </w:rPr>
        <w:t xml:space="preserve">: </w:t>
      </w:r>
      <w:r w:rsidRPr="00110628">
        <w:rPr>
          <w:rFonts w:ascii="Times New Roman" w:hAnsi="Times New Roman" w:cs="Times New Roman"/>
          <w:sz w:val="28"/>
          <w:szCs w:val="28"/>
        </w:rPr>
        <w:t xml:space="preserve">Nguồn điện và năng lượng sạch (Green Energy and Batteries); Cơ học công trình (Structural Mechanic); Kỹ thuật quang học, quang điện tử và laser (Optical Engineering, Electro-optics and Lasers); Nghiên cứu thiết kế, sản xuất các thiết bị hỗ trợ huấn luyện (Research &amp; Develop Apparatuses and Systems for Training); Thiết kế chế tạo tên lửa (Sounding Rocket and Air Vehicle Systems); Nghiên cứu và phát triển robot (Robotic Research and Development); Thông tin vô tuyến tiên tiến (Advanced Wireless Communications); Công nghệ điện tử ứng dụng (Radar-based on Electronic and Microelectronic Technology); Sona - Thủy âm (Sonar and Underwater Acoustic Engineering); Bảo mật phần cứng và hệ thống nhúng </w:t>
      </w:r>
      <w:r w:rsidRPr="00110628">
        <w:rPr>
          <w:rFonts w:ascii="Times New Roman" w:hAnsi="Times New Roman" w:cs="Times New Roman"/>
          <w:sz w:val="28"/>
          <w:szCs w:val="28"/>
        </w:rPr>
        <w:lastRenderedPageBreak/>
        <w:t>(Hardware Security and Embedded Systems); Trí tuệ nhân tạo trong ứng dụng mô phỏng (Artificial Intelligence in Simulation Application); Tích hợp hệ thống (Systems Integration); Công nghệ tính toán thông minh (Smart Computing Technology); An toàn thông tin (Cyber Security); Năng lượng mới, nhiên liệu thay thế trong GTVT (New Energy, Alternative Fuel in Transportation); Hệ thống điều khiển thông minh và nhúng (Intelligent and Embedded Control Systems); Nghiên cứu, thiết kế chế tạo sản phẩm cơ khí và trang thiết bị khí tài quân sự (Design and Manufacture Specialized Mechanical Products); Nghiên cứu, phát triển lý luận đảm bảo kỹ thuật (Development of Command and Technical Management Theories)​</w:t>
      </w:r>
      <w:r w:rsidR="00287C14" w:rsidRPr="00110628">
        <w:rPr>
          <w:rFonts w:ascii="Times New Roman" w:hAnsi="Times New Roman" w:cs="Times New Roman"/>
          <w:sz w:val="28"/>
          <w:szCs w:val="28"/>
        </w:rPr>
        <w:t>.</w:t>
      </w:r>
    </w:p>
    <w:p w14:paraId="4504B6B8" w14:textId="77777777" w:rsidR="005204E5" w:rsidRPr="00110628" w:rsidRDefault="00635F73" w:rsidP="0085683C">
      <w:pPr>
        <w:widowControl w:val="0"/>
        <w:spacing w:before="40" w:after="40" w:line="288" w:lineRule="auto"/>
        <w:ind w:firstLine="720"/>
        <w:jc w:val="both"/>
        <w:rPr>
          <w:rFonts w:ascii="Times New Roman" w:hAnsi="Times New Roman" w:cs="Times New Roman"/>
          <w:sz w:val="28"/>
          <w:szCs w:val="28"/>
        </w:rPr>
      </w:pPr>
      <w:r w:rsidRPr="00110628">
        <w:rPr>
          <w:rStyle w:val="Strong"/>
          <w:rFonts w:ascii="Times New Roman" w:hAnsi="Times New Roman" w:cs="Times New Roman"/>
          <w:sz w:val="28"/>
          <w:szCs w:val="28"/>
        </w:rPr>
        <w:t xml:space="preserve">- </w:t>
      </w:r>
      <w:r w:rsidR="00437564" w:rsidRPr="00110628">
        <w:rPr>
          <w:rStyle w:val="Strong"/>
          <w:rFonts w:ascii="Times New Roman" w:hAnsi="Times New Roman" w:cs="Times New Roman"/>
          <w:sz w:val="28"/>
          <w:szCs w:val="28"/>
        </w:rPr>
        <w:t>Hướng nghiên cứu</w:t>
      </w:r>
      <w:r w:rsidR="00437564" w:rsidRPr="00110628">
        <w:rPr>
          <w:rFonts w:ascii="Times New Roman" w:hAnsi="Times New Roman" w:cs="Times New Roman"/>
          <w:sz w:val="28"/>
          <w:szCs w:val="28"/>
        </w:rPr>
        <w:t xml:space="preserve">: </w:t>
      </w:r>
    </w:p>
    <w:p w14:paraId="60E28A75" w14:textId="77777777" w:rsidR="0094151F" w:rsidRPr="00110628" w:rsidRDefault="005708A6" w:rsidP="0085683C">
      <w:pPr>
        <w:widowControl w:val="0"/>
        <w:spacing w:before="40" w:after="40" w:line="288" w:lineRule="auto"/>
        <w:ind w:firstLine="720"/>
        <w:jc w:val="both"/>
        <w:rPr>
          <w:rStyle w:val="Strong"/>
          <w:rFonts w:ascii="Times New Roman" w:eastAsia="Times New Roman" w:hAnsi="Times New Roman" w:cs="Times New Roman"/>
          <w:bCs w:val="0"/>
          <w:i/>
          <w:color w:val="0033CC"/>
          <w:sz w:val="28"/>
          <w:szCs w:val="28"/>
        </w:rPr>
      </w:pPr>
      <w:r w:rsidRPr="00110628">
        <w:rPr>
          <w:rStyle w:val="Strong"/>
          <w:rFonts w:ascii="Times New Roman" w:eastAsia="Times New Roman" w:hAnsi="Times New Roman" w:cs="Times New Roman"/>
          <w:bCs w:val="0"/>
          <w:i/>
          <w:color w:val="0033CC"/>
          <w:sz w:val="28"/>
          <w:szCs w:val="28"/>
        </w:rPr>
        <w:t xml:space="preserve">  Ví dụ</w:t>
      </w:r>
      <w:r w:rsidR="00970359" w:rsidRPr="00110628">
        <w:rPr>
          <w:rStyle w:val="Strong"/>
          <w:rFonts w:ascii="Times New Roman" w:eastAsia="Times New Roman" w:hAnsi="Times New Roman" w:cs="Times New Roman"/>
          <w:bCs w:val="0"/>
          <w:i/>
          <w:color w:val="0033CC"/>
          <w:sz w:val="28"/>
          <w:szCs w:val="28"/>
        </w:rPr>
        <w:t xml:space="preserve"> 1</w:t>
      </w:r>
      <w:r w:rsidRPr="00110628">
        <w:rPr>
          <w:rStyle w:val="Strong"/>
          <w:rFonts w:ascii="Times New Roman" w:eastAsia="Times New Roman" w:hAnsi="Times New Roman" w:cs="Times New Roman"/>
          <w:bCs w:val="0"/>
          <w:i/>
          <w:color w:val="0033CC"/>
          <w:sz w:val="28"/>
          <w:szCs w:val="28"/>
        </w:rPr>
        <w:t>:</w:t>
      </w:r>
    </w:p>
    <w:p w14:paraId="2707D0F1" w14:textId="77777777" w:rsidR="00895D73" w:rsidRPr="00110628" w:rsidRDefault="005708A6" w:rsidP="0085683C">
      <w:pPr>
        <w:widowControl w:val="0"/>
        <w:spacing w:before="40" w:after="40" w:line="288" w:lineRule="auto"/>
        <w:ind w:firstLine="720"/>
        <w:jc w:val="both"/>
        <w:rPr>
          <w:rStyle w:val="Strong"/>
          <w:rFonts w:ascii="Times New Roman" w:eastAsia="Times New Roman" w:hAnsi="Times New Roman" w:cs="Times New Roman"/>
          <w:b w:val="0"/>
          <w:bCs w:val="0"/>
          <w:color w:val="0033CC"/>
          <w:sz w:val="28"/>
          <w:szCs w:val="28"/>
        </w:rPr>
      </w:pPr>
      <w:r w:rsidRPr="00110628">
        <w:rPr>
          <w:rStyle w:val="Strong"/>
          <w:rFonts w:ascii="Times New Roman" w:hAnsi="Times New Roman" w:cs="Times New Roman"/>
          <w:color w:val="0033CC"/>
          <w:sz w:val="28"/>
          <w:szCs w:val="28"/>
        </w:rPr>
        <w:t xml:space="preserve">- Hướng nghiên cứu: </w:t>
      </w:r>
      <w:r w:rsidR="00895D73" w:rsidRPr="00110628">
        <w:rPr>
          <w:rFonts w:ascii="Times New Roman" w:eastAsia="Times New Roman" w:hAnsi="Times New Roman" w:cs="Times New Roman"/>
          <w:color w:val="0033CC"/>
          <w:sz w:val="28"/>
          <w:szCs w:val="28"/>
        </w:rPr>
        <w:t>Phát triển các mô hình tiên tiến dự đoán NOx và tỷ lệ nhiên liệu-khí; Mô hình hóa đa biến cho các loại khí thải; Cải tiến cảm biến khí thải và tích hợp hệ thống; Đồng bộ dữ liệu từ cảm biến với các mô hình trong thời gian thực để cải thiện kiểm soát khí thải; Phát triển bộ quan sát thời gian thực; Thiết kế chiến lược kiểm soát động cơ diesel thông minh; Phát triển chiến lược kiểm soát khí thải dựa trên dữ liệu thời gian thực và học máy; Xây dựng mô hình kiểm soát tích hợp cho động cơ hybrid và plug-in hybrid; Áp dụng học sâu để tối ưu hóa kiểm soát khí thải.</w:t>
      </w:r>
    </w:p>
    <w:p w14:paraId="40D4659B" w14:textId="77777777" w:rsidR="007C746E" w:rsidRPr="00110628" w:rsidRDefault="007C746E" w:rsidP="0085683C">
      <w:pPr>
        <w:widowControl w:val="0"/>
        <w:spacing w:before="40" w:after="40" w:line="288" w:lineRule="auto"/>
        <w:ind w:firstLine="720"/>
        <w:jc w:val="both"/>
        <w:rPr>
          <w:rStyle w:val="Strong"/>
          <w:rFonts w:ascii="Times New Roman" w:eastAsia="Times New Roman" w:hAnsi="Times New Roman" w:cs="Times New Roman"/>
          <w:bCs w:val="0"/>
          <w:i/>
          <w:color w:val="003399"/>
          <w:sz w:val="28"/>
          <w:szCs w:val="28"/>
        </w:rPr>
      </w:pPr>
      <w:r w:rsidRPr="00110628">
        <w:rPr>
          <w:rStyle w:val="Strong"/>
          <w:rFonts w:ascii="Times New Roman" w:eastAsia="Times New Roman" w:hAnsi="Times New Roman" w:cs="Times New Roman"/>
          <w:bCs w:val="0"/>
          <w:i/>
          <w:color w:val="003399"/>
          <w:sz w:val="28"/>
          <w:szCs w:val="28"/>
        </w:rPr>
        <w:t xml:space="preserve">  Ví dụ 2:</w:t>
      </w:r>
    </w:p>
    <w:p w14:paraId="2F4AB890" w14:textId="77777777" w:rsidR="007C746E" w:rsidRPr="00110628" w:rsidRDefault="007C746E" w:rsidP="0085683C">
      <w:pPr>
        <w:widowControl w:val="0"/>
        <w:spacing w:before="40" w:after="40" w:line="288" w:lineRule="auto"/>
        <w:ind w:firstLine="720"/>
        <w:jc w:val="both"/>
        <w:rPr>
          <w:rFonts w:ascii="Times New Roman" w:eastAsia="Times New Roman" w:hAnsi="Times New Roman" w:cs="Times New Roman"/>
          <w:bCs/>
          <w:color w:val="003399"/>
          <w:sz w:val="28"/>
          <w:szCs w:val="28"/>
        </w:rPr>
      </w:pPr>
      <w:r w:rsidRPr="00110628">
        <w:rPr>
          <w:rFonts w:ascii="Times New Roman" w:eastAsia="Times New Roman" w:hAnsi="Times New Roman" w:cs="Times New Roman"/>
          <w:b/>
          <w:bCs/>
          <w:color w:val="003399"/>
          <w:sz w:val="28"/>
          <w:szCs w:val="28"/>
        </w:rPr>
        <w:t>- Hướng nghiên cứu:</w:t>
      </w:r>
      <w:r w:rsidRPr="00110628">
        <w:rPr>
          <w:rFonts w:ascii="Times New Roman" w:eastAsia="Times New Roman" w:hAnsi="Times New Roman" w:cs="Times New Roman"/>
          <w:color w:val="003399"/>
          <w:sz w:val="28"/>
          <w:szCs w:val="28"/>
        </w:rPr>
        <w:t xml:space="preserve"> </w:t>
      </w:r>
      <w:r w:rsidRPr="00110628">
        <w:rPr>
          <w:rFonts w:ascii="Times New Roman" w:eastAsia="Times New Roman" w:hAnsi="Times New Roman" w:cs="Times New Roman"/>
          <w:bCs/>
          <w:color w:val="003399"/>
          <w:sz w:val="28"/>
          <w:szCs w:val="28"/>
        </w:rPr>
        <w:t xml:space="preserve">Nghiên cứu lý thuyết về hấp thụ sóng điện từ và các yếu tố ảnh hưởng đến hiệu suất hấp thụ </w:t>
      </w:r>
      <w:r w:rsidRPr="00110628">
        <w:rPr>
          <w:rFonts w:ascii="Times New Roman" w:eastAsia="Times New Roman" w:hAnsi="Times New Roman" w:cs="Times New Roman"/>
          <w:iCs/>
          <w:color w:val="003399"/>
          <w:sz w:val="28"/>
          <w:szCs w:val="28"/>
        </w:rPr>
        <w:t>(Theoretical research on electromagnetic wave absorption and factors influencing absorption performance)</w:t>
      </w:r>
      <w:r w:rsidRPr="00110628">
        <w:rPr>
          <w:rFonts w:ascii="Times New Roman" w:eastAsia="Times New Roman" w:hAnsi="Times New Roman" w:cs="Times New Roman"/>
          <w:color w:val="003399"/>
          <w:sz w:val="28"/>
          <w:szCs w:val="28"/>
        </w:rPr>
        <w:t xml:space="preserve">; </w:t>
      </w:r>
      <w:r w:rsidRPr="00110628">
        <w:rPr>
          <w:rFonts w:ascii="Times New Roman" w:eastAsia="Times New Roman" w:hAnsi="Times New Roman" w:cs="Times New Roman"/>
          <w:bCs/>
          <w:color w:val="003399"/>
          <w:sz w:val="28"/>
          <w:szCs w:val="28"/>
        </w:rPr>
        <w:t>Phát triển các vật liệu hấp thụ truyền thống dựa trên oxit mangan, hợp kim sắt, polyaniline dẫn điện và titan barium (</w:t>
      </w:r>
      <w:r w:rsidRPr="00110628">
        <w:rPr>
          <w:rFonts w:ascii="Times New Roman" w:eastAsia="Times New Roman" w:hAnsi="Times New Roman" w:cs="Times New Roman"/>
          <w:iCs/>
          <w:color w:val="003399"/>
          <w:sz w:val="28"/>
          <w:szCs w:val="28"/>
        </w:rPr>
        <w:t>Development of traditional absorbent materials based on manganese oxide, iron alloys, conductive polyaniline, and barium titanate)</w:t>
      </w:r>
      <w:r w:rsidRPr="00110628">
        <w:rPr>
          <w:rFonts w:ascii="Times New Roman" w:eastAsia="Times New Roman" w:hAnsi="Times New Roman" w:cs="Times New Roman"/>
          <w:color w:val="003399"/>
          <w:sz w:val="28"/>
          <w:szCs w:val="28"/>
        </w:rPr>
        <w:t xml:space="preserve">; </w:t>
      </w:r>
      <w:r w:rsidRPr="00110628">
        <w:rPr>
          <w:rFonts w:ascii="Times New Roman" w:eastAsia="Times New Roman" w:hAnsi="Times New Roman" w:cs="Times New Roman"/>
          <w:bCs/>
          <w:color w:val="003399"/>
          <w:sz w:val="28"/>
          <w:szCs w:val="28"/>
        </w:rPr>
        <w:t xml:space="preserve">Nghiên cứu các vật liệu hấp thụ lai với cấu trúc và tính chất điện từ mới </w:t>
      </w:r>
      <w:r w:rsidRPr="00110628">
        <w:rPr>
          <w:rFonts w:ascii="Times New Roman" w:eastAsia="Times New Roman" w:hAnsi="Times New Roman" w:cs="Times New Roman"/>
          <w:iCs/>
          <w:color w:val="003399"/>
          <w:sz w:val="28"/>
          <w:szCs w:val="28"/>
        </w:rPr>
        <w:t>(Research on hybrid absorbent materials with new structures and electromagnetic properties)</w:t>
      </w:r>
      <w:r w:rsidRPr="00110628">
        <w:rPr>
          <w:rFonts w:ascii="Times New Roman" w:eastAsia="Times New Roman" w:hAnsi="Times New Roman" w:cs="Times New Roman"/>
          <w:color w:val="003399"/>
          <w:sz w:val="28"/>
          <w:szCs w:val="28"/>
        </w:rPr>
        <w:t xml:space="preserve">; </w:t>
      </w:r>
      <w:r w:rsidRPr="00110628">
        <w:rPr>
          <w:rFonts w:ascii="Times New Roman" w:eastAsia="Times New Roman" w:hAnsi="Times New Roman" w:cs="Times New Roman"/>
          <w:bCs/>
          <w:color w:val="003399"/>
          <w:sz w:val="28"/>
          <w:szCs w:val="28"/>
        </w:rPr>
        <w:t>Thiết kế và phát triển các lớp phủ và cấu trúc hấp thụ sóng tiên tiến.</w:t>
      </w:r>
    </w:p>
    <w:p w14:paraId="29CD2EEE" w14:textId="161FC4CA" w:rsidR="00AB2256" w:rsidRPr="00110628" w:rsidDel="0095356B" w:rsidRDefault="00AB2256" w:rsidP="0085683C">
      <w:pPr>
        <w:widowControl w:val="0"/>
        <w:spacing w:before="40" w:after="40" w:line="288" w:lineRule="auto"/>
        <w:ind w:firstLine="720"/>
        <w:jc w:val="both"/>
        <w:rPr>
          <w:del w:id="1" w:author="HP" w:date="2024-12-31T14:13:00Z"/>
          <w:rFonts w:ascii="Times New Roman" w:eastAsia="Times New Roman" w:hAnsi="Times New Roman" w:cs="Times New Roman"/>
          <w:b/>
          <w:bCs/>
          <w:color w:val="003399"/>
          <w:sz w:val="28"/>
          <w:szCs w:val="28"/>
        </w:rPr>
      </w:pPr>
    </w:p>
    <w:p w14:paraId="36E63B06" w14:textId="5BCD400A" w:rsidR="004F1F36" w:rsidRPr="00110628" w:rsidRDefault="004F1F36" w:rsidP="0085683C">
      <w:pPr>
        <w:widowControl w:val="0"/>
        <w:spacing w:before="40" w:after="40" w:line="288" w:lineRule="auto"/>
        <w:ind w:firstLine="720"/>
        <w:jc w:val="both"/>
        <w:rPr>
          <w:rFonts w:ascii="Times New Roman" w:eastAsia="Times New Roman" w:hAnsi="Times New Roman" w:cs="Times New Roman"/>
          <w:b/>
          <w:bCs/>
          <w:sz w:val="28"/>
          <w:szCs w:val="28"/>
        </w:rPr>
      </w:pPr>
      <w:bookmarkStart w:id="2" w:name="_Hlk186552332"/>
      <w:r w:rsidRPr="00110628">
        <w:rPr>
          <w:rFonts w:ascii="Times New Roman" w:eastAsia="Times New Roman" w:hAnsi="Times New Roman" w:cs="Times New Roman"/>
          <w:b/>
          <w:bCs/>
          <w:sz w:val="28"/>
          <w:szCs w:val="28"/>
        </w:rPr>
        <w:t>* Thông tin quản trị</w:t>
      </w:r>
      <w:r w:rsidR="00AB2256" w:rsidRPr="00110628">
        <w:rPr>
          <w:rFonts w:ascii="Times New Roman" w:eastAsia="Times New Roman" w:hAnsi="Times New Roman" w:cs="Times New Roman"/>
          <w:b/>
          <w:bCs/>
          <w:sz w:val="28"/>
          <w:szCs w:val="28"/>
        </w:rPr>
        <w:t xml:space="preserve"> CSDL</w:t>
      </w:r>
      <w:r w:rsidR="00097C7B" w:rsidRPr="00110628">
        <w:rPr>
          <w:rFonts w:ascii="Times New Roman" w:eastAsia="Times New Roman" w:hAnsi="Times New Roman" w:cs="Times New Roman"/>
          <w:b/>
          <w:bCs/>
          <w:sz w:val="28"/>
          <w:szCs w:val="28"/>
        </w:rPr>
        <w:t xml:space="preserve">: </w:t>
      </w:r>
    </w:p>
    <w:p w14:paraId="2A70A342" w14:textId="781B4DCC" w:rsidR="004F1F36" w:rsidRPr="00110628" w:rsidRDefault="004F1F36" w:rsidP="0085683C">
      <w:pPr>
        <w:widowControl w:val="0"/>
        <w:spacing w:before="40" w:after="40" w:line="288" w:lineRule="auto"/>
        <w:ind w:firstLine="720"/>
        <w:jc w:val="both"/>
        <w:rPr>
          <w:rFonts w:ascii="Times New Roman" w:eastAsia="Times New Roman" w:hAnsi="Times New Roman" w:cs="Times New Roman"/>
          <w:bCs/>
          <w:sz w:val="28"/>
          <w:szCs w:val="28"/>
        </w:rPr>
      </w:pPr>
      <w:r w:rsidRPr="00110628">
        <w:rPr>
          <w:rFonts w:ascii="Times New Roman" w:eastAsia="Times New Roman" w:hAnsi="Times New Roman" w:cs="Times New Roman"/>
          <w:bCs/>
          <w:sz w:val="28"/>
          <w:szCs w:val="28"/>
        </w:rPr>
        <w:t>- Người tổng thuật</w:t>
      </w:r>
      <w:r w:rsidR="00AB2256" w:rsidRPr="00110628">
        <w:rPr>
          <w:rFonts w:ascii="Times New Roman" w:eastAsia="Times New Roman" w:hAnsi="Times New Roman" w:cs="Times New Roman"/>
          <w:bCs/>
          <w:sz w:val="28"/>
          <w:szCs w:val="28"/>
        </w:rPr>
        <w:t xml:space="preserve">: Nguyễn </w:t>
      </w:r>
      <w:r w:rsidR="00B74338" w:rsidRPr="00110628">
        <w:rPr>
          <w:rFonts w:ascii="Times New Roman" w:eastAsia="Times New Roman" w:hAnsi="Times New Roman" w:cs="Times New Roman"/>
          <w:bCs/>
          <w:sz w:val="28"/>
          <w:szCs w:val="28"/>
        </w:rPr>
        <w:t>Mạnh Thao</w:t>
      </w:r>
    </w:p>
    <w:p w14:paraId="13B621E0" w14:textId="4A847941" w:rsidR="004F1F36" w:rsidRPr="00110628" w:rsidRDefault="00AB2256" w:rsidP="0085683C">
      <w:pPr>
        <w:widowControl w:val="0"/>
        <w:spacing w:before="40" w:after="40" w:line="288" w:lineRule="auto"/>
        <w:ind w:firstLine="720"/>
        <w:jc w:val="both"/>
        <w:rPr>
          <w:rFonts w:ascii="Times New Roman" w:eastAsia="Times New Roman" w:hAnsi="Times New Roman" w:cs="Times New Roman"/>
          <w:bCs/>
          <w:sz w:val="28"/>
          <w:szCs w:val="28"/>
        </w:rPr>
      </w:pPr>
      <w:r w:rsidRPr="00110628">
        <w:rPr>
          <w:rFonts w:ascii="Times New Roman" w:eastAsia="Times New Roman" w:hAnsi="Times New Roman" w:cs="Times New Roman"/>
          <w:bCs/>
          <w:sz w:val="28"/>
          <w:szCs w:val="28"/>
        </w:rPr>
        <w:t xml:space="preserve">- Người hiệu đính, </w:t>
      </w:r>
      <w:r w:rsidR="004F1F36" w:rsidRPr="00110628">
        <w:rPr>
          <w:rFonts w:ascii="Times New Roman" w:eastAsia="Times New Roman" w:hAnsi="Times New Roman" w:cs="Times New Roman"/>
          <w:bCs/>
          <w:sz w:val="28"/>
          <w:szCs w:val="28"/>
        </w:rPr>
        <w:t>phê duyệt</w:t>
      </w:r>
      <w:r w:rsidRPr="00110628">
        <w:rPr>
          <w:rFonts w:ascii="Times New Roman" w:eastAsia="Times New Roman" w:hAnsi="Times New Roman" w:cs="Times New Roman"/>
          <w:bCs/>
          <w:sz w:val="28"/>
          <w:szCs w:val="28"/>
        </w:rPr>
        <w:t xml:space="preserve">: </w:t>
      </w:r>
    </w:p>
    <w:p w14:paraId="7120F8C5" w14:textId="1CAC5601" w:rsidR="00AB2256" w:rsidRPr="00110628" w:rsidRDefault="00AB2256" w:rsidP="0085683C">
      <w:pPr>
        <w:widowControl w:val="0"/>
        <w:spacing w:before="40" w:after="40" w:line="288" w:lineRule="auto"/>
        <w:ind w:firstLine="720"/>
        <w:jc w:val="both"/>
        <w:rPr>
          <w:rFonts w:ascii="Times New Roman" w:eastAsia="Times New Roman" w:hAnsi="Times New Roman" w:cs="Times New Roman"/>
          <w:bCs/>
          <w:sz w:val="28"/>
          <w:szCs w:val="28"/>
        </w:rPr>
      </w:pPr>
      <w:r w:rsidRPr="00110628">
        <w:rPr>
          <w:rFonts w:ascii="Times New Roman" w:eastAsia="Times New Roman" w:hAnsi="Times New Roman" w:cs="Times New Roman"/>
          <w:bCs/>
          <w:sz w:val="28"/>
          <w:szCs w:val="28"/>
        </w:rPr>
        <w:t xml:space="preserve">- Ngày nhập CSDL Học liệu số: </w:t>
      </w:r>
    </w:p>
    <w:bookmarkEnd w:id="2"/>
    <w:p w14:paraId="3F8E1EA7" w14:textId="77777777" w:rsidR="00AB2256" w:rsidRPr="00110628" w:rsidRDefault="00AB2256" w:rsidP="0085683C">
      <w:pPr>
        <w:widowControl w:val="0"/>
        <w:spacing w:before="40" w:after="40" w:line="288" w:lineRule="auto"/>
        <w:ind w:firstLine="720"/>
        <w:jc w:val="both"/>
        <w:rPr>
          <w:rFonts w:ascii="Times New Roman" w:eastAsia="Times New Roman" w:hAnsi="Times New Roman" w:cs="Times New Roman"/>
          <w:bCs/>
          <w:color w:val="003399"/>
          <w:sz w:val="28"/>
          <w:szCs w:val="28"/>
        </w:rPr>
      </w:pPr>
    </w:p>
    <w:p w14:paraId="4A3ABD5E" w14:textId="62D48C45" w:rsidR="00AB2256" w:rsidRPr="00110628" w:rsidRDefault="00AB2256" w:rsidP="0085683C">
      <w:pPr>
        <w:widowControl w:val="0"/>
        <w:spacing w:before="40" w:after="40" w:line="288" w:lineRule="auto"/>
        <w:ind w:firstLine="720"/>
        <w:jc w:val="both"/>
        <w:rPr>
          <w:rFonts w:ascii="Times New Roman" w:eastAsia="Times New Roman" w:hAnsi="Times New Roman" w:cs="Times New Roman"/>
          <w:bCs/>
          <w:color w:val="000000" w:themeColor="text1"/>
          <w:sz w:val="28"/>
          <w:szCs w:val="28"/>
        </w:rPr>
      </w:pPr>
      <w:r w:rsidRPr="00110628">
        <w:rPr>
          <w:rFonts w:ascii="Times New Roman" w:eastAsia="Times New Roman" w:hAnsi="Times New Roman" w:cs="Times New Roman"/>
          <w:bCs/>
          <w:i/>
          <w:color w:val="000000" w:themeColor="text1"/>
          <w:sz w:val="28"/>
          <w:szCs w:val="28"/>
        </w:rPr>
        <w:t>Ghi chú:</w:t>
      </w:r>
      <w:r w:rsidRPr="00110628">
        <w:rPr>
          <w:rFonts w:ascii="Times New Roman" w:eastAsia="Times New Roman" w:hAnsi="Times New Roman" w:cs="Times New Roman"/>
          <w:bCs/>
          <w:color w:val="000000" w:themeColor="text1"/>
          <w:sz w:val="28"/>
          <w:szCs w:val="28"/>
        </w:rPr>
        <w:t xml:space="preserve"> các trang của file TT dùng Footnote, căn phải dạng:</w:t>
      </w:r>
    </w:p>
    <w:p w14:paraId="0F162423" w14:textId="4B07EC3F" w:rsidR="00AB2256" w:rsidRPr="00110628" w:rsidRDefault="00AB2256" w:rsidP="0085683C">
      <w:pPr>
        <w:widowControl w:val="0"/>
        <w:spacing w:before="40" w:after="40" w:line="288" w:lineRule="auto"/>
        <w:ind w:firstLine="720"/>
        <w:jc w:val="both"/>
        <w:rPr>
          <w:rFonts w:ascii="Times New Roman" w:eastAsia="Times New Roman" w:hAnsi="Times New Roman" w:cs="Times New Roman"/>
          <w:b/>
          <w:bCs/>
          <w:color w:val="000000" w:themeColor="text1"/>
          <w:sz w:val="28"/>
          <w:szCs w:val="28"/>
        </w:rPr>
      </w:pPr>
      <w:r w:rsidRPr="00110628">
        <w:rPr>
          <w:rFonts w:ascii="Times New Roman" w:eastAsia="Times New Roman" w:hAnsi="Times New Roman" w:cs="Times New Roman"/>
          <w:b/>
          <w:bCs/>
          <w:color w:val="000000" w:themeColor="text1"/>
          <w:sz w:val="28"/>
          <w:szCs w:val="28"/>
        </w:rPr>
        <w:t>“Book”.”Số cá biệt”.</w:t>
      </w:r>
      <w:r w:rsidR="00097C7B" w:rsidRPr="00110628">
        <w:rPr>
          <w:rFonts w:ascii="Times New Roman" w:eastAsia="Times New Roman" w:hAnsi="Times New Roman" w:cs="Times New Roman"/>
          <w:b/>
          <w:bCs/>
          <w:color w:val="000000" w:themeColor="text1"/>
          <w:sz w:val="28"/>
          <w:szCs w:val="28"/>
        </w:rPr>
        <w:t>”Nhóm”_”Người tổng thuật”_Ngày nhâp CSDL)</w:t>
      </w:r>
    </w:p>
    <w:p w14:paraId="21CAC337" w14:textId="39F54D07" w:rsidR="00AB2256" w:rsidRPr="00110628" w:rsidRDefault="00097C7B" w:rsidP="0085683C">
      <w:pPr>
        <w:pStyle w:val="Footer"/>
        <w:tabs>
          <w:tab w:val="clear" w:pos="4680"/>
          <w:tab w:val="clear" w:pos="9360"/>
        </w:tabs>
        <w:spacing w:before="40" w:after="40"/>
        <w:rPr>
          <w:rFonts w:ascii="Times New Roman" w:hAnsi="Times New Roman" w:cs="Times New Roman"/>
          <w:sz w:val="28"/>
          <w:szCs w:val="28"/>
        </w:rPr>
      </w:pPr>
      <w:r w:rsidRPr="00110628">
        <w:rPr>
          <w:rFonts w:ascii="Times New Roman" w:hAnsi="Times New Roman" w:cs="Times New Roman"/>
          <w:b/>
          <w:sz w:val="28"/>
          <w:szCs w:val="28"/>
        </w:rPr>
        <w:tab/>
      </w:r>
      <w:r w:rsidRPr="00110628">
        <w:rPr>
          <w:rFonts w:ascii="Times New Roman" w:hAnsi="Times New Roman" w:cs="Times New Roman"/>
          <w:sz w:val="28"/>
          <w:szCs w:val="28"/>
        </w:rPr>
        <w:t>Ví dụ: “</w:t>
      </w:r>
      <w:r w:rsidR="00AB2256" w:rsidRPr="00110628">
        <w:rPr>
          <w:rFonts w:ascii="Times New Roman" w:hAnsi="Times New Roman" w:cs="Times New Roman"/>
          <w:sz w:val="28"/>
          <w:szCs w:val="28"/>
        </w:rPr>
        <w:t>B.</w:t>
      </w:r>
      <w:r w:rsidR="00AB2256" w:rsidRPr="00110628">
        <w:rPr>
          <w:rFonts w:ascii="Times New Roman" w:hAnsi="Times New Roman" w:cs="Times New Roman"/>
          <w:color w:val="FF0000"/>
          <w:sz w:val="28"/>
          <w:szCs w:val="28"/>
        </w:rPr>
        <w:t>000001</w:t>
      </w:r>
      <w:r w:rsidR="00AB2256" w:rsidRPr="00110628">
        <w:rPr>
          <w:rFonts w:ascii="Times New Roman" w:hAnsi="Times New Roman" w:cs="Times New Roman"/>
          <w:sz w:val="28"/>
          <w:szCs w:val="28"/>
        </w:rPr>
        <w:t>.N1_VKSon_</w:t>
      </w:r>
      <w:r w:rsidR="00AB2256" w:rsidRPr="00110628">
        <w:rPr>
          <w:rFonts w:ascii="Times New Roman" w:hAnsi="Times New Roman" w:cs="Times New Roman"/>
          <w:color w:val="FF0000"/>
          <w:sz w:val="28"/>
          <w:szCs w:val="28"/>
        </w:rPr>
        <w:t>29.12.2024</w:t>
      </w:r>
      <w:r w:rsidRPr="00110628">
        <w:rPr>
          <w:rFonts w:ascii="Times New Roman" w:hAnsi="Times New Roman" w:cs="Times New Roman"/>
          <w:sz w:val="28"/>
          <w:szCs w:val="28"/>
        </w:rPr>
        <w:t>”.</w:t>
      </w:r>
    </w:p>
    <w:p w14:paraId="7EFC0422" w14:textId="366E54C7" w:rsidR="00AB2256" w:rsidRPr="00110628" w:rsidRDefault="00097C7B" w:rsidP="0085683C">
      <w:pPr>
        <w:pStyle w:val="Footer"/>
        <w:tabs>
          <w:tab w:val="clear" w:pos="4680"/>
          <w:tab w:val="clear" w:pos="9360"/>
        </w:tabs>
        <w:spacing w:before="40" w:after="40"/>
        <w:rPr>
          <w:rFonts w:ascii="Times New Roman" w:eastAsia="Times New Roman" w:hAnsi="Times New Roman" w:cs="Times New Roman"/>
          <w:bCs/>
          <w:color w:val="000000" w:themeColor="text1"/>
          <w:sz w:val="28"/>
          <w:szCs w:val="28"/>
        </w:rPr>
      </w:pPr>
      <w:r w:rsidRPr="00110628">
        <w:rPr>
          <w:rFonts w:ascii="Times New Roman" w:hAnsi="Times New Roman" w:cs="Times New Roman"/>
          <w:sz w:val="28"/>
          <w:szCs w:val="28"/>
        </w:rPr>
        <w:tab/>
        <w:t xml:space="preserve">Với các Book đang tổng thuật: </w:t>
      </w:r>
      <w:r w:rsidRPr="00110628">
        <w:rPr>
          <w:rFonts w:ascii="Times New Roman" w:eastAsia="Times New Roman" w:hAnsi="Times New Roman" w:cs="Times New Roman"/>
          <w:bCs/>
          <w:color w:val="000000" w:themeColor="text1"/>
          <w:sz w:val="28"/>
          <w:szCs w:val="28"/>
        </w:rPr>
        <w:t>Tạm lấy theo mã file mà Lâm gửi</w:t>
      </w:r>
    </w:p>
    <w:p w14:paraId="41B71ADA" w14:textId="66124708" w:rsidR="00097C7B" w:rsidRPr="00895D73" w:rsidRDefault="00097C7B" w:rsidP="0085683C">
      <w:pPr>
        <w:pStyle w:val="Footer"/>
        <w:tabs>
          <w:tab w:val="clear" w:pos="4680"/>
          <w:tab w:val="clear" w:pos="9360"/>
        </w:tabs>
        <w:spacing w:before="40" w:after="40"/>
        <w:rPr>
          <w:rStyle w:val="Strong"/>
          <w:rFonts w:ascii="Times New Roman" w:eastAsia="Times New Roman" w:hAnsi="Times New Roman" w:cs="Times New Roman"/>
          <w:bCs w:val="0"/>
          <w:color w:val="003399"/>
          <w:sz w:val="28"/>
          <w:szCs w:val="28"/>
        </w:rPr>
      </w:pPr>
      <w:r w:rsidRPr="00110628">
        <w:rPr>
          <w:rFonts w:ascii="Times New Roman" w:eastAsia="Times New Roman" w:hAnsi="Times New Roman" w:cs="Times New Roman"/>
          <w:bCs/>
          <w:color w:val="000000" w:themeColor="text1"/>
          <w:sz w:val="28"/>
          <w:szCs w:val="28"/>
        </w:rPr>
        <w:tab/>
        <w:t>Với các fi</w:t>
      </w:r>
      <w:r w:rsidR="00842D23" w:rsidRPr="00110628">
        <w:rPr>
          <w:rFonts w:ascii="Times New Roman" w:eastAsia="Times New Roman" w:hAnsi="Times New Roman" w:cs="Times New Roman"/>
          <w:bCs/>
          <w:color w:val="000000" w:themeColor="text1"/>
          <w:sz w:val="28"/>
          <w:szCs w:val="28"/>
        </w:rPr>
        <w:t>le</w:t>
      </w:r>
      <w:r w:rsidRPr="00110628">
        <w:rPr>
          <w:rFonts w:ascii="Times New Roman" w:eastAsia="Times New Roman" w:hAnsi="Times New Roman" w:cs="Times New Roman"/>
          <w:bCs/>
          <w:color w:val="000000" w:themeColor="text1"/>
          <w:sz w:val="28"/>
          <w:szCs w:val="28"/>
        </w:rPr>
        <w:t xml:space="preserve"> hoàn thiện, nhập CSDL2</w:t>
      </w:r>
      <w:r w:rsidR="00842D23" w:rsidRPr="00110628">
        <w:rPr>
          <w:rFonts w:ascii="Times New Roman" w:eastAsia="Times New Roman" w:hAnsi="Times New Roman" w:cs="Times New Roman"/>
          <w:bCs/>
          <w:color w:val="000000" w:themeColor="text1"/>
          <w:sz w:val="28"/>
          <w:szCs w:val="28"/>
        </w:rPr>
        <w:t>/</w:t>
      </w:r>
      <w:r w:rsidRPr="00110628">
        <w:rPr>
          <w:rFonts w:ascii="Times New Roman" w:eastAsia="Times New Roman" w:hAnsi="Times New Roman" w:cs="Times New Roman"/>
          <w:bCs/>
          <w:color w:val="000000" w:themeColor="text1"/>
          <w:sz w:val="28"/>
          <w:szCs w:val="28"/>
        </w:rPr>
        <w:t>2025: Tổ TV sửa, hoàn thiện</w:t>
      </w:r>
      <w:r w:rsidR="00842D23" w:rsidRPr="00110628">
        <w:rPr>
          <w:rFonts w:ascii="Times New Roman" w:eastAsia="Times New Roman" w:hAnsi="Times New Roman" w:cs="Times New Roman"/>
          <w:bCs/>
          <w:color w:val="000000" w:themeColor="text1"/>
          <w:sz w:val="28"/>
          <w:szCs w:val="28"/>
        </w:rPr>
        <w:t xml:space="preserve"> FN</w:t>
      </w:r>
    </w:p>
    <w:sectPr w:rsidR="00097C7B" w:rsidRPr="00895D73" w:rsidSect="00A80FF3">
      <w:footerReference w:type="default" r:id="rId8"/>
      <w:pgSz w:w="11907" w:h="16840" w:code="9"/>
      <w:pgMar w:top="1418" w:right="851"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EC1336" w14:textId="77777777" w:rsidR="005F2CF8" w:rsidRDefault="005F2CF8" w:rsidP="00F90986">
      <w:pPr>
        <w:spacing w:after="0" w:line="240" w:lineRule="auto"/>
      </w:pPr>
      <w:r>
        <w:separator/>
      </w:r>
    </w:p>
  </w:endnote>
  <w:endnote w:type="continuationSeparator" w:id="0">
    <w:p w14:paraId="244A7E18" w14:textId="77777777" w:rsidR="005F2CF8" w:rsidRDefault="005F2CF8" w:rsidP="00F909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Subheading Semibold">
    <w:altName w:val="Times New Roman"/>
    <w:panose1 w:val="00000000000000000000"/>
    <w:charset w:val="00"/>
    <w:family w:val="auto"/>
    <w:pitch w:val="variable"/>
    <w:sig w:usb0="A00002EF" w:usb1="40002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F2BD3" w14:textId="200DBD0F" w:rsidR="00F90986" w:rsidRPr="002B2DB0" w:rsidRDefault="00F90986" w:rsidP="00A80FF3">
    <w:pPr>
      <w:pStyle w:val="Footer"/>
      <w:spacing w:before="360"/>
      <w:jc w:val="right"/>
      <w:rPr>
        <w:rFonts w:ascii="Times New Roman" w:hAnsi="Times New Roman" w:cs="Times New Roman"/>
        <w:b/>
        <w:color w:val="FF0000"/>
        <w:sz w:val="28"/>
        <w:szCs w:val="28"/>
      </w:rPr>
    </w:pPr>
    <w:r w:rsidRPr="002B2DB0">
      <w:rPr>
        <w:rFonts w:ascii="Times New Roman" w:hAnsi="Times New Roman" w:cs="Times New Roman"/>
        <w:b/>
        <w:color w:val="FF0000"/>
        <w:sz w:val="28"/>
        <w:szCs w:val="28"/>
      </w:rPr>
      <w:ptab w:relativeTo="margin" w:alignment="center" w:leader="none"/>
    </w:r>
    <w:r w:rsidR="004F1F36" w:rsidRPr="002B2DB0">
      <w:rPr>
        <w:rFonts w:ascii="Times New Roman" w:hAnsi="Times New Roman" w:cs="Times New Roman"/>
        <w:b/>
        <w:color w:val="FF0000"/>
        <w:sz w:val="28"/>
        <w:szCs w:val="28"/>
      </w:rPr>
      <w:t>B</w:t>
    </w:r>
    <w:r w:rsidR="00A80FF3" w:rsidRPr="002B2DB0">
      <w:rPr>
        <w:rFonts w:ascii="Times New Roman" w:hAnsi="Times New Roman" w:cs="Times New Roman"/>
        <w:b/>
        <w:color w:val="FF0000"/>
        <w:sz w:val="28"/>
        <w:szCs w:val="28"/>
      </w:rPr>
      <w:t>.</w:t>
    </w:r>
    <w:r w:rsidR="004F1F36" w:rsidRPr="002B2DB0">
      <w:rPr>
        <w:rFonts w:ascii="Times New Roman" w:hAnsi="Times New Roman" w:cs="Times New Roman"/>
        <w:b/>
        <w:color w:val="FF0000"/>
        <w:sz w:val="28"/>
        <w:szCs w:val="28"/>
      </w:rPr>
      <w:t>000001</w:t>
    </w:r>
    <w:r w:rsidR="008B523E" w:rsidRPr="002B2DB0">
      <w:rPr>
        <w:rFonts w:ascii="Times New Roman" w:hAnsi="Times New Roman" w:cs="Times New Roman"/>
        <w:b/>
        <w:color w:val="FF0000"/>
        <w:sz w:val="28"/>
        <w:szCs w:val="28"/>
      </w:rPr>
      <w:t>.N1</w:t>
    </w:r>
    <w:r w:rsidR="00A80FF3" w:rsidRPr="002B2DB0">
      <w:rPr>
        <w:rFonts w:ascii="Times New Roman" w:hAnsi="Times New Roman" w:cs="Times New Roman"/>
        <w:b/>
        <w:color w:val="FF0000"/>
        <w:sz w:val="28"/>
        <w:szCs w:val="28"/>
      </w:rPr>
      <w:t>_VKSon_29.12.</w:t>
    </w:r>
    <w:r w:rsidRPr="002B2DB0">
      <w:rPr>
        <w:rFonts w:ascii="Times New Roman" w:hAnsi="Times New Roman" w:cs="Times New Roman"/>
        <w:b/>
        <w:color w:val="FF0000"/>
        <w:sz w:val="28"/>
        <w:szCs w:val="28"/>
      </w:rPr>
      <w:t>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F77553" w14:textId="77777777" w:rsidR="005F2CF8" w:rsidRDefault="005F2CF8" w:rsidP="00F90986">
      <w:pPr>
        <w:spacing w:after="0" w:line="240" w:lineRule="auto"/>
      </w:pPr>
      <w:r>
        <w:separator/>
      </w:r>
    </w:p>
  </w:footnote>
  <w:footnote w:type="continuationSeparator" w:id="0">
    <w:p w14:paraId="41B30F20" w14:textId="77777777" w:rsidR="005F2CF8" w:rsidRDefault="005F2CF8" w:rsidP="00F909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0B34943"/>
    <w:multiLevelType w:val="hybridMultilevel"/>
    <w:tmpl w:val="3228730A"/>
    <w:lvl w:ilvl="0" w:tplc="DAE889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E101D3"/>
    <w:multiLevelType w:val="multilevel"/>
    <w:tmpl w:val="312A9F14"/>
    <w:lvl w:ilvl="0">
      <w:start w:val="1"/>
      <w:numFmt w:val="bullet"/>
      <w:lvlText w:val="-"/>
      <w:lvlJc w:val="left"/>
      <w:pPr>
        <w:tabs>
          <w:tab w:val="num" w:pos="720"/>
        </w:tabs>
        <w:ind w:left="720" w:hanging="360"/>
      </w:pPr>
      <w:rPr>
        <w:rFonts w:ascii="Sitka Subheading Semibold" w:hAnsi="Sitka Subheading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352B8A"/>
    <w:multiLevelType w:val="multilevel"/>
    <w:tmpl w:val="08945DDA"/>
    <w:lvl w:ilvl="0">
      <w:start w:val="1"/>
      <w:numFmt w:val="bullet"/>
      <w:lvlText w:val="-"/>
      <w:lvlJc w:val="left"/>
      <w:pPr>
        <w:tabs>
          <w:tab w:val="num" w:pos="720"/>
        </w:tabs>
        <w:ind w:left="720" w:hanging="360"/>
      </w:pPr>
      <w:rPr>
        <w:rFonts w:ascii="Sitka Subheading Semibold" w:hAnsi="Sitka Subheading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712EFF"/>
    <w:multiLevelType w:val="hybridMultilevel"/>
    <w:tmpl w:val="2EB2B3F8"/>
    <w:lvl w:ilvl="0" w:tplc="90DCD452">
      <w:start w:val="1"/>
      <w:numFmt w:val="bullet"/>
      <w:lvlText w:val="-"/>
      <w:lvlJc w:val="left"/>
      <w:pPr>
        <w:ind w:left="720" w:hanging="360"/>
      </w:pPr>
      <w:rPr>
        <w:rFonts w:ascii="Sitka Subheading Semibold" w:hAnsi="Sitka Subheading Semi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8"/>
  </w:num>
  <w:num w:numId="9">
    <w:abstractNumId w:val="9"/>
  </w:num>
  <w:num w:numId="10">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A5A"/>
    <w:rsid w:val="000259DF"/>
    <w:rsid w:val="00032477"/>
    <w:rsid w:val="00034616"/>
    <w:rsid w:val="00036AA1"/>
    <w:rsid w:val="0006063C"/>
    <w:rsid w:val="00062091"/>
    <w:rsid w:val="00097C7B"/>
    <w:rsid w:val="000B72C1"/>
    <w:rsid w:val="000C221A"/>
    <w:rsid w:val="000D1304"/>
    <w:rsid w:val="000D4185"/>
    <w:rsid w:val="000E1B7F"/>
    <w:rsid w:val="001103C1"/>
    <w:rsid w:val="00110628"/>
    <w:rsid w:val="00122B55"/>
    <w:rsid w:val="001264D4"/>
    <w:rsid w:val="001372CC"/>
    <w:rsid w:val="0014144D"/>
    <w:rsid w:val="0015074B"/>
    <w:rsid w:val="00153878"/>
    <w:rsid w:val="00190B2E"/>
    <w:rsid w:val="00190F50"/>
    <w:rsid w:val="001B4CB6"/>
    <w:rsid w:val="001C61F5"/>
    <w:rsid w:val="001D250B"/>
    <w:rsid w:val="001D309A"/>
    <w:rsid w:val="001D6025"/>
    <w:rsid w:val="001E019B"/>
    <w:rsid w:val="001F2C62"/>
    <w:rsid w:val="001F5321"/>
    <w:rsid w:val="001F7336"/>
    <w:rsid w:val="00201EFD"/>
    <w:rsid w:val="0020489E"/>
    <w:rsid w:val="00205006"/>
    <w:rsid w:val="0022298C"/>
    <w:rsid w:val="00233A4C"/>
    <w:rsid w:val="00250C69"/>
    <w:rsid w:val="00287C14"/>
    <w:rsid w:val="002936A6"/>
    <w:rsid w:val="0029495F"/>
    <w:rsid w:val="0029639D"/>
    <w:rsid w:val="002B2DB0"/>
    <w:rsid w:val="002E1360"/>
    <w:rsid w:val="002F64BB"/>
    <w:rsid w:val="0030130D"/>
    <w:rsid w:val="003207D9"/>
    <w:rsid w:val="00326F90"/>
    <w:rsid w:val="00341BB1"/>
    <w:rsid w:val="00346DEE"/>
    <w:rsid w:val="0035700D"/>
    <w:rsid w:val="00364D1C"/>
    <w:rsid w:val="00373059"/>
    <w:rsid w:val="00381E11"/>
    <w:rsid w:val="0039577F"/>
    <w:rsid w:val="003B0CBD"/>
    <w:rsid w:val="003D35C7"/>
    <w:rsid w:val="003D3F49"/>
    <w:rsid w:val="003E07A5"/>
    <w:rsid w:val="003E3C24"/>
    <w:rsid w:val="003E3CC0"/>
    <w:rsid w:val="003F442E"/>
    <w:rsid w:val="003F763C"/>
    <w:rsid w:val="00425AA1"/>
    <w:rsid w:val="0043469A"/>
    <w:rsid w:val="00437564"/>
    <w:rsid w:val="00456B74"/>
    <w:rsid w:val="00456B8E"/>
    <w:rsid w:val="00457D48"/>
    <w:rsid w:val="00461DED"/>
    <w:rsid w:val="00465B79"/>
    <w:rsid w:val="0047577B"/>
    <w:rsid w:val="004811F7"/>
    <w:rsid w:val="004A0112"/>
    <w:rsid w:val="004B346A"/>
    <w:rsid w:val="004C45A7"/>
    <w:rsid w:val="004D4E19"/>
    <w:rsid w:val="004F1F36"/>
    <w:rsid w:val="004F2F8E"/>
    <w:rsid w:val="004F3CB4"/>
    <w:rsid w:val="004F6296"/>
    <w:rsid w:val="00501200"/>
    <w:rsid w:val="00505051"/>
    <w:rsid w:val="005204E5"/>
    <w:rsid w:val="00520561"/>
    <w:rsid w:val="00540423"/>
    <w:rsid w:val="00551C0A"/>
    <w:rsid w:val="00557A2C"/>
    <w:rsid w:val="005611A8"/>
    <w:rsid w:val="00565FFE"/>
    <w:rsid w:val="005708A6"/>
    <w:rsid w:val="00571111"/>
    <w:rsid w:val="0057185A"/>
    <w:rsid w:val="00580EE4"/>
    <w:rsid w:val="005911B2"/>
    <w:rsid w:val="00591E4A"/>
    <w:rsid w:val="00593814"/>
    <w:rsid w:val="005A587F"/>
    <w:rsid w:val="005E0195"/>
    <w:rsid w:val="005E18F2"/>
    <w:rsid w:val="005E1D82"/>
    <w:rsid w:val="005F2CF8"/>
    <w:rsid w:val="00626119"/>
    <w:rsid w:val="006303CC"/>
    <w:rsid w:val="00635F73"/>
    <w:rsid w:val="00643E88"/>
    <w:rsid w:val="00644EB1"/>
    <w:rsid w:val="00661C4B"/>
    <w:rsid w:val="00662BE8"/>
    <w:rsid w:val="00662FBC"/>
    <w:rsid w:val="006A4A7D"/>
    <w:rsid w:val="006C7CAE"/>
    <w:rsid w:val="00700840"/>
    <w:rsid w:val="00706852"/>
    <w:rsid w:val="00721580"/>
    <w:rsid w:val="00725738"/>
    <w:rsid w:val="00740480"/>
    <w:rsid w:val="00744144"/>
    <w:rsid w:val="007921F5"/>
    <w:rsid w:val="00792355"/>
    <w:rsid w:val="007A2C7D"/>
    <w:rsid w:val="007A57AE"/>
    <w:rsid w:val="007A6655"/>
    <w:rsid w:val="007A7B5F"/>
    <w:rsid w:val="007C1CE4"/>
    <w:rsid w:val="007C2724"/>
    <w:rsid w:val="007C746E"/>
    <w:rsid w:val="007D0275"/>
    <w:rsid w:val="007D6DEB"/>
    <w:rsid w:val="007D74E5"/>
    <w:rsid w:val="007F13E5"/>
    <w:rsid w:val="007F619B"/>
    <w:rsid w:val="008136BE"/>
    <w:rsid w:val="008162FD"/>
    <w:rsid w:val="00820C0B"/>
    <w:rsid w:val="00840734"/>
    <w:rsid w:val="00842D23"/>
    <w:rsid w:val="008473E0"/>
    <w:rsid w:val="0085683C"/>
    <w:rsid w:val="00864D56"/>
    <w:rsid w:val="00895D73"/>
    <w:rsid w:val="008A38C6"/>
    <w:rsid w:val="008B523E"/>
    <w:rsid w:val="008C098E"/>
    <w:rsid w:val="008C2E9D"/>
    <w:rsid w:val="008E2752"/>
    <w:rsid w:val="008F2A70"/>
    <w:rsid w:val="00904ECF"/>
    <w:rsid w:val="00927E04"/>
    <w:rsid w:val="00931B55"/>
    <w:rsid w:val="0094151F"/>
    <w:rsid w:val="0095356B"/>
    <w:rsid w:val="00961985"/>
    <w:rsid w:val="00970359"/>
    <w:rsid w:val="009A4E95"/>
    <w:rsid w:val="009B7A6E"/>
    <w:rsid w:val="009C05BE"/>
    <w:rsid w:val="009C3687"/>
    <w:rsid w:val="009C6DF0"/>
    <w:rsid w:val="009D21C1"/>
    <w:rsid w:val="009D31A5"/>
    <w:rsid w:val="009F4AF0"/>
    <w:rsid w:val="00A203CB"/>
    <w:rsid w:val="00A37EB1"/>
    <w:rsid w:val="00A405CA"/>
    <w:rsid w:val="00A57C1B"/>
    <w:rsid w:val="00A80FF3"/>
    <w:rsid w:val="00A81408"/>
    <w:rsid w:val="00A84441"/>
    <w:rsid w:val="00A87676"/>
    <w:rsid w:val="00A9393C"/>
    <w:rsid w:val="00AA1D8D"/>
    <w:rsid w:val="00AA7EAE"/>
    <w:rsid w:val="00AA7ED4"/>
    <w:rsid w:val="00AB2256"/>
    <w:rsid w:val="00AB3F41"/>
    <w:rsid w:val="00AB63A8"/>
    <w:rsid w:val="00B112B8"/>
    <w:rsid w:val="00B32301"/>
    <w:rsid w:val="00B3359E"/>
    <w:rsid w:val="00B47730"/>
    <w:rsid w:val="00B63A90"/>
    <w:rsid w:val="00B70B4C"/>
    <w:rsid w:val="00B71599"/>
    <w:rsid w:val="00B74338"/>
    <w:rsid w:val="00B84DFF"/>
    <w:rsid w:val="00B954D6"/>
    <w:rsid w:val="00BA174B"/>
    <w:rsid w:val="00BA1E5E"/>
    <w:rsid w:val="00BD1F3D"/>
    <w:rsid w:val="00BE28AE"/>
    <w:rsid w:val="00BF4582"/>
    <w:rsid w:val="00BF5CFC"/>
    <w:rsid w:val="00C05DC8"/>
    <w:rsid w:val="00C21867"/>
    <w:rsid w:val="00C21FFB"/>
    <w:rsid w:val="00C30DE8"/>
    <w:rsid w:val="00C33624"/>
    <w:rsid w:val="00C51DBB"/>
    <w:rsid w:val="00C55281"/>
    <w:rsid w:val="00C57008"/>
    <w:rsid w:val="00C62391"/>
    <w:rsid w:val="00C73C60"/>
    <w:rsid w:val="00C95C2E"/>
    <w:rsid w:val="00CA324B"/>
    <w:rsid w:val="00CB0664"/>
    <w:rsid w:val="00CB6EAE"/>
    <w:rsid w:val="00CD75E1"/>
    <w:rsid w:val="00CE0BE4"/>
    <w:rsid w:val="00CE55CC"/>
    <w:rsid w:val="00CF1D17"/>
    <w:rsid w:val="00CF704B"/>
    <w:rsid w:val="00D06221"/>
    <w:rsid w:val="00D411DD"/>
    <w:rsid w:val="00D42F39"/>
    <w:rsid w:val="00D4549F"/>
    <w:rsid w:val="00D54E8A"/>
    <w:rsid w:val="00D637EB"/>
    <w:rsid w:val="00D6445E"/>
    <w:rsid w:val="00D775D7"/>
    <w:rsid w:val="00D77996"/>
    <w:rsid w:val="00DB5D0E"/>
    <w:rsid w:val="00DC3447"/>
    <w:rsid w:val="00DC73EF"/>
    <w:rsid w:val="00DF59C7"/>
    <w:rsid w:val="00DF662D"/>
    <w:rsid w:val="00E42110"/>
    <w:rsid w:val="00E424A2"/>
    <w:rsid w:val="00E46D45"/>
    <w:rsid w:val="00E517AC"/>
    <w:rsid w:val="00E60858"/>
    <w:rsid w:val="00EB198C"/>
    <w:rsid w:val="00EC6074"/>
    <w:rsid w:val="00ED7DDB"/>
    <w:rsid w:val="00EE5224"/>
    <w:rsid w:val="00F0325C"/>
    <w:rsid w:val="00F275BE"/>
    <w:rsid w:val="00F4753A"/>
    <w:rsid w:val="00F50AB7"/>
    <w:rsid w:val="00F643B0"/>
    <w:rsid w:val="00F72790"/>
    <w:rsid w:val="00F74AD6"/>
    <w:rsid w:val="00F86931"/>
    <w:rsid w:val="00F90986"/>
    <w:rsid w:val="00F945F4"/>
    <w:rsid w:val="00FA0233"/>
    <w:rsid w:val="00FB4234"/>
    <w:rsid w:val="00FC693F"/>
    <w:rsid w:val="00FD178E"/>
    <w:rsid w:val="00FD3887"/>
    <w:rsid w:val="00FD47BE"/>
    <w:rsid w:val="00FD5D1E"/>
    <w:rsid w:val="00FD7C16"/>
    <w:rsid w:val="00FE494B"/>
    <w:rsid w:val="00FF1DEB"/>
    <w:rsid w:val="00FF4D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CCB2BB"/>
  <w14:defaultImageDpi w14:val="300"/>
  <w15:docId w15:val="{106018AD-CCE4-44DF-8DEB-C2B313BD2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32301"/>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71111"/>
    <w:rPr>
      <w:sz w:val="16"/>
      <w:szCs w:val="16"/>
    </w:rPr>
  </w:style>
  <w:style w:type="paragraph" w:styleId="CommentText">
    <w:name w:val="annotation text"/>
    <w:basedOn w:val="Normal"/>
    <w:link w:val="CommentTextChar"/>
    <w:uiPriority w:val="99"/>
    <w:unhideWhenUsed/>
    <w:rsid w:val="00571111"/>
    <w:pPr>
      <w:spacing w:line="240" w:lineRule="auto"/>
    </w:pPr>
    <w:rPr>
      <w:rFonts w:ascii="Times New Roman" w:eastAsiaTheme="minorHAnsi" w:hAnsi="Times New Roman"/>
      <w:sz w:val="20"/>
      <w:szCs w:val="20"/>
    </w:rPr>
  </w:style>
  <w:style w:type="character" w:customStyle="1" w:styleId="CommentTextChar">
    <w:name w:val="Comment Text Char"/>
    <w:basedOn w:val="DefaultParagraphFont"/>
    <w:link w:val="CommentText"/>
    <w:uiPriority w:val="99"/>
    <w:rsid w:val="00571111"/>
    <w:rPr>
      <w:rFonts w:ascii="Times New Roman" w:eastAsiaTheme="minorHAnsi" w:hAnsi="Times New Roman"/>
      <w:sz w:val="20"/>
      <w:szCs w:val="20"/>
    </w:rPr>
  </w:style>
  <w:style w:type="paragraph" w:styleId="BalloonText">
    <w:name w:val="Balloon Text"/>
    <w:basedOn w:val="Normal"/>
    <w:link w:val="BalloonTextChar"/>
    <w:uiPriority w:val="99"/>
    <w:semiHidden/>
    <w:unhideWhenUsed/>
    <w:rsid w:val="005711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1111"/>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571111"/>
    <w:rPr>
      <w:rFonts w:asciiTheme="minorHAnsi" w:eastAsiaTheme="minorEastAsia" w:hAnsiTheme="minorHAnsi"/>
      <w:b/>
      <w:bCs/>
    </w:rPr>
  </w:style>
  <w:style w:type="character" w:customStyle="1" w:styleId="CommentSubjectChar">
    <w:name w:val="Comment Subject Char"/>
    <w:basedOn w:val="CommentTextChar"/>
    <w:link w:val="CommentSubject"/>
    <w:uiPriority w:val="99"/>
    <w:semiHidden/>
    <w:rsid w:val="00571111"/>
    <w:rPr>
      <w:rFonts w:ascii="Times New Roman" w:eastAsiaTheme="minorHAnsi"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21060">
      <w:bodyDiv w:val="1"/>
      <w:marLeft w:val="0"/>
      <w:marRight w:val="0"/>
      <w:marTop w:val="0"/>
      <w:marBottom w:val="0"/>
      <w:divBdr>
        <w:top w:val="none" w:sz="0" w:space="0" w:color="auto"/>
        <w:left w:val="none" w:sz="0" w:space="0" w:color="auto"/>
        <w:bottom w:val="none" w:sz="0" w:space="0" w:color="auto"/>
        <w:right w:val="none" w:sz="0" w:space="0" w:color="auto"/>
      </w:divBdr>
    </w:div>
    <w:div w:id="49233272">
      <w:bodyDiv w:val="1"/>
      <w:marLeft w:val="0"/>
      <w:marRight w:val="0"/>
      <w:marTop w:val="0"/>
      <w:marBottom w:val="0"/>
      <w:divBdr>
        <w:top w:val="none" w:sz="0" w:space="0" w:color="auto"/>
        <w:left w:val="none" w:sz="0" w:space="0" w:color="auto"/>
        <w:bottom w:val="none" w:sz="0" w:space="0" w:color="auto"/>
        <w:right w:val="none" w:sz="0" w:space="0" w:color="auto"/>
      </w:divBdr>
    </w:div>
    <w:div w:id="119111231">
      <w:bodyDiv w:val="1"/>
      <w:marLeft w:val="0"/>
      <w:marRight w:val="0"/>
      <w:marTop w:val="0"/>
      <w:marBottom w:val="0"/>
      <w:divBdr>
        <w:top w:val="none" w:sz="0" w:space="0" w:color="auto"/>
        <w:left w:val="none" w:sz="0" w:space="0" w:color="auto"/>
        <w:bottom w:val="none" w:sz="0" w:space="0" w:color="auto"/>
        <w:right w:val="none" w:sz="0" w:space="0" w:color="auto"/>
      </w:divBdr>
    </w:div>
    <w:div w:id="128133629">
      <w:bodyDiv w:val="1"/>
      <w:marLeft w:val="0"/>
      <w:marRight w:val="0"/>
      <w:marTop w:val="0"/>
      <w:marBottom w:val="0"/>
      <w:divBdr>
        <w:top w:val="none" w:sz="0" w:space="0" w:color="auto"/>
        <w:left w:val="none" w:sz="0" w:space="0" w:color="auto"/>
        <w:bottom w:val="none" w:sz="0" w:space="0" w:color="auto"/>
        <w:right w:val="none" w:sz="0" w:space="0" w:color="auto"/>
      </w:divBdr>
    </w:div>
    <w:div w:id="148329611">
      <w:bodyDiv w:val="1"/>
      <w:marLeft w:val="0"/>
      <w:marRight w:val="0"/>
      <w:marTop w:val="0"/>
      <w:marBottom w:val="0"/>
      <w:divBdr>
        <w:top w:val="none" w:sz="0" w:space="0" w:color="auto"/>
        <w:left w:val="none" w:sz="0" w:space="0" w:color="auto"/>
        <w:bottom w:val="none" w:sz="0" w:space="0" w:color="auto"/>
        <w:right w:val="none" w:sz="0" w:space="0" w:color="auto"/>
      </w:divBdr>
    </w:div>
    <w:div w:id="149635442">
      <w:bodyDiv w:val="1"/>
      <w:marLeft w:val="0"/>
      <w:marRight w:val="0"/>
      <w:marTop w:val="0"/>
      <w:marBottom w:val="0"/>
      <w:divBdr>
        <w:top w:val="none" w:sz="0" w:space="0" w:color="auto"/>
        <w:left w:val="none" w:sz="0" w:space="0" w:color="auto"/>
        <w:bottom w:val="none" w:sz="0" w:space="0" w:color="auto"/>
        <w:right w:val="none" w:sz="0" w:space="0" w:color="auto"/>
      </w:divBdr>
    </w:div>
    <w:div w:id="157698450">
      <w:bodyDiv w:val="1"/>
      <w:marLeft w:val="0"/>
      <w:marRight w:val="0"/>
      <w:marTop w:val="0"/>
      <w:marBottom w:val="0"/>
      <w:divBdr>
        <w:top w:val="none" w:sz="0" w:space="0" w:color="auto"/>
        <w:left w:val="none" w:sz="0" w:space="0" w:color="auto"/>
        <w:bottom w:val="none" w:sz="0" w:space="0" w:color="auto"/>
        <w:right w:val="none" w:sz="0" w:space="0" w:color="auto"/>
      </w:divBdr>
    </w:div>
    <w:div w:id="159782123">
      <w:bodyDiv w:val="1"/>
      <w:marLeft w:val="0"/>
      <w:marRight w:val="0"/>
      <w:marTop w:val="0"/>
      <w:marBottom w:val="0"/>
      <w:divBdr>
        <w:top w:val="none" w:sz="0" w:space="0" w:color="auto"/>
        <w:left w:val="none" w:sz="0" w:space="0" w:color="auto"/>
        <w:bottom w:val="none" w:sz="0" w:space="0" w:color="auto"/>
        <w:right w:val="none" w:sz="0" w:space="0" w:color="auto"/>
      </w:divBdr>
    </w:div>
    <w:div w:id="177275836">
      <w:bodyDiv w:val="1"/>
      <w:marLeft w:val="0"/>
      <w:marRight w:val="0"/>
      <w:marTop w:val="0"/>
      <w:marBottom w:val="0"/>
      <w:divBdr>
        <w:top w:val="none" w:sz="0" w:space="0" w:color="auto"/>
        <w:left w:val="none" w:sz="0" w:space="0" w:color="auto"/>
        <w:bottom w:val="none" w:sz="0" w:space="0" w:color="auto"/>
        <w:right w:val="none" w:sz="0" w:space="0" w:color="auto"/>
      </w:divBdr>
    </w:div>
    <w:div w:id="203837005">
      <w:bodyDiv w:val="1"/>
      <w:marLeft w:val="0"/>
      <w:marRight w:val="0"/>
      <w:marTop w:val="0"/>
      <w:marBottom w:val="0"/>
      <w:divBdr>
        <w:top w:val="none" w:sz="0" w:space="0" w:color="auto"/>
        <w:left w:val="none" w:sz="0" w:space="0" w:color="auto"/>
        <w:bottom w:val="none" w:sz="0" w:space="0" w:color="auto"/>
        <w:right w:val="none" w:sz="0" w:space="0" w:color="auto"/>
      </w:divBdr>
    </w:div>
    <w:div w:id="208146940">
      <w:bodyDiv w:val="1"/>
      <w:marLeft w:val="0"/>
      <w:marRight w:val="0"/>
      <w:marTop w:val="0"/>
      <w:marBottom w:val="0"/>
      <w:divBdr>
        <w:top w:val="none" w:sz="0" w:space="0" w:color="auto"/>
        <w:left w:val="none" w:sz="0" w:space="0" w:color="auto"/>
        <w:bottom w:val="none" w:sz="0" w:space="0" w:color="auto"/>
        <w:right w:val="none" w:sz="0" w:space="0" w:color="auto"/>
      </w:divBdr>
    </w:div>
    <w:div w:id="212281063">
      <w:bodyDiv w:val="1"/>
      <w:marLeft w:val="0"/>
      <w:marRight w:val="0"/>
      <w:marTop w:val="0"/>
      <w:marBottom w:val="0"/>
      <w:divBdr>
        <w:top w:val="none" w:sz="0" w:space="0" w:color="auto"/>
        <w:left w:val="none" w:sz="0" w:space="0" w:color="auto"/>
        <w:bottom w:val="none" w:sz="0" w:space="0" w:color="auto"/>
        <w:right w:val="none" w:sz="0" w:space="0" w:color="auto"/>
      </w:divBdr>
    </w:div>
    <w:div w:id="225528231">
      <w:bodyDiv w:val="1"/>
      <w:marLeft w:val="0"/>
      <w:marRight w:val="0"/>
      <w:marTop w:val="0"/>
      <w:marBottom w:val="0"/>
      <w:divBdr>
        <w:top w:val="none" w:sz="0" w:space="0" w:color="auto"/>
        <w:left w:val="none" w:sz="0" w:space="0" w:color="auto"/>
        <w:bottom w:val="none" w:sz="0" w:space="0" w:color="auto"/>
        <w:right w:val="none" w:sz="0" w:space="0" w:color="auto"/>
      </w:divBdr>
    </w:div>
    <w:div w:id="241063705">
      <w:bodyDiv w:val="1"/>
      <w:marLeft w:val="0"/>
      <w:marRight w:val="0"/>
      <w:marTop w:val="0"/>
      <w:marBottom w:val="0"/>
      <w:divBdr>
        <w:top w:val="none" w:sz="0" w:space="0" w:color="auto"/>
        <w:left w:val="none" w:sz="0" w:space="0" w:color="auto"/>
        <w:bottom w:val="none" w:sz="0" w:space="0" w:color="auto"/>
        <w:right w:val="none" w:sz="0" w:space="0" w:color="auto"/>
      </w:divBdr>
    </w:div>
    <w:div w:id="249042229">
      <w:bodyDiv w:val="1"/>
      <w:marLeft w:val="0"/>
      <w:marRight w:val="0"/>
      <w:marTop w:val="0"/>
      <w:marBottom w:val="0"/>
      <w:divBdr>
        <w:top w:val="none" w:sz="0" w:space="0" w:color="auto"/>
        <w:left w:val="none" w:sz="0" w:space="0" w:color="auto"/>
        <w:bottom w:val="none" w:sz="0" w:space="0" w:color="auto"/>
        <w:right w:val="none" w:sz="0" w:space="0" w:color="auto"/>
      </w:divBdr>
    </w:div>
    <w:div w:id="261644913">
      <w:bodyDiv w:val="1"/>
      <w:marLeft w:val="0"/>
      <w:marRight w:val="0"/>
      <w:marTop w:val="0"/>
      <w:marBottom w:val="0"/>
      <w:divBdr>
        <w:top w:val="none" w:sz="0" w:space="0" w:color="auto"/>
        <w:left w:val="none" w:sz="0" w:space="0" w:color="auto"/>
        <w:bottom w:val="none" w:sz="0" w:space="0" w:color="auto"/>
        <w:right w:val="none" w:sz="0" w:space="0" w:color="auto"/>
      </w:divBdr>
    </w:div>
    <w:div w:id="279844243">
      <w:bodyDiv w:val="1"/>
      <w:marLeft w:val="0"/>
      <w:marRight w:val="0"/>
      <w:marTop w:val="0"/>
      <w:marBottom w:val="0"/>
      <w:divBdr>
        <w:top w:val="none" w:sz="0" w:space="0" w:color="auto"/>
        <w:left w:val="none" w:sz="0" w:space="0" w:color="auto"/>
        <w:bottom w:val="none" w:sz="0" w:space="0" w:color="auto"/>
        <w:right w:val="none" w:sz="0" w:space="0" w:color="auto"/>
      </w:divBdr>
    </w:div>
    <w:div w:id="377361039">
      <w:bodyDiv w:val="1"/>
      <w:marLeft w:val="0"/>
      <w:marRight w:val="0"/>
      <w:marTop w:val="0"/>
      <w:marBottom w:val="0"/>
      <w:divBdr>
        <w:top w:val="none" w:sz="0" w:space="0" w:color="auto"/>
        <w:left w:val="none" w:sz="0" w:space="0" w:color="auto"/>
        <w:bottom w:val="none" w:sz="0" w:space="0" w:color="auto"/>
        <w:right w:val="none" w:sz="0" w:space="0" w:color="auto"/>
      </w:divBdr>
    </w:div>
    <w:div w:id="384062035">
      <w:bodyDiv w:val="1"/>
      <w:marLeft w:val="0"/>
      <w:marRight w:val="0"/>
      <w:marTop w:val="0"/>
      <w:marBottom w:val="0"/>
      <w:divBdr>
        <w:top w:val="none" w:sz="0" w:space="0" w:color="auto"/>
        <w:left w:val="none" w:sz="0" w:space="0" w:color="auto"/>
        <w:bottom w:val="none" w:sz="0" w:space="0" w:color="auto"/>
        <w:right w:val="none" w:sz="0" w:space="0" w:color="auto"/>
      </w:divBdr>
    </w:div>
    <w:div w:id="405034283">
      <w:bodyDiv w:val="1"/>
      <w:marLeft w:val="0"/>
      <w:marRight w:val="0"/>
      <w:marTop w:val="0"/>
      <w:marBottom w:val="0"/>
      <w:divBdr>
        <w:top w:val="none" w:sz="0" w:space="0" w:color="auto"/>
        <w:left w:val="none" w:sz="0" w:space="0" w:color="auto"/>
        <w:bottom w:val="none" w:sz="0" w:space="0" w:color="auto"/>
        <w:right w:val="none" w:sz="0" w:space="0" w:color="auto"/>
      </w:divBdr>
    </w:div>
    <w:div w:id="427434122">
      <w:bodyDiv w:val="1"/>
      <w:marLeft w:val="0"/>
      <w:marRight w:val="0"/>
      <w:marTop w:val="0"/>
      <w:marBottom w:val="0"/>
      <w:divBdr>
        <w:top w:val="none" w:sz="0" w:space="0" w:color="auto"/>
        <w:left w:val="none" w:sz="0" w:space="0" w:color="auto"/>
        <w:bottom w:val="none" w:sz="0" w:space="0" w:color="auto"/>
        <w:right w:val="none" w:sz="0" w:space="0" w:color="auto"/>
      </w:divBdr>
    </w:div>
    <w:div w:id="432941811">
      <w:bodyDiv w:val="1"/>
      <w:marLeft w:val="0"/>
      <w:marRight w:val="0"/>
      <w:marTop w:val="0"/>
      <w:marBottom w:val="0"/>
      <w:divBdr>
        <w:top w:val="none" w:sz="0" w:space="0" w:color="auto"/>
        <w:left w:val="none" w:sz="0" w:space="0" w:color="auto"/>
        <w:bottom w:val="none" w:sz="0" w:space="0" w:color="auto"/>
        <w:right w:val="none" w:sz="0" w:space="0" w:color="auto"/>
      </w:divBdr>
    </w:div>
    <w:div w:id="447354345">
      <w:bodyDiv w:val="1"/>
      <w:marLeft w:val="0"/>
      <w:marRight w:val="0"/>
      <w:marTop w:val="0"/>
      <w:marBottom w:val="0"/>
      <w:divBdr>
        <w:top w:val="none" w:sz="0" w:space="0" w:color="auto"/>
        <w:left w:val="none" w:sz="0" w:space="0" w:color="auto"/>
        <w:bottom w:val="none" w:sz="0" w:space="0" w:color="auto"/>
        <w:right w:val="none" w:sz="0" w:space="0" w:color="auto"/>
      </w:divBdr>
    </w:div>
    <w:div w:id="460346161">
      <w:bodyDiv w:val="1"/>
      <w:marLeft w:val="0"/>
      <w:marRight w:val="0"/>
      <w:marTop w:val="0"/>
      <w:marBottom w:val="0"/>
      <w:divBdr>
        <w:top w:val="none" w:sz="0" w:space="0" w:color="auto"/>
        <w:left w:val="none" w:sz="0" w:space="0" w:color="auto"/>
        <w:bottom w:val="none" w:sz="0" w:space="0" w:color="auto"/>
        <w:right w:val="none" w:sz="0" w:space="0" w:color="auto"/>
      </w:divBdr>
    </w:div>
    <w:div w:id="464737567">
      <w:bodyDiv w:val="1"/>
      <w:marLeft w:val="0"/>
      <w:marRight w:val="0"/>
      <w:marTop w:val="0"/>
      <w:marBottom w:val="0"/>
      <w:divBdr>
        <w:top w:val="none" w:sz="0" w:space="0" w:color="auto"/>
        <w:left w:val="none" w:sz="0" w:space="0" w:color="auto"/>
        <w:bottom w:val="none" w:sz="0" w:space="0" w:color="auto"/>
        <w:right w:val="none" w:sz="0" w:space="0" w:color="auto"/>
      </w:divBdr>
    </w:div>
    <w:div w:id="508563428">
      <w:bodyDiv w:val="1"/>
      <w:marLeft w:val="0"/>
      <w:marRight w:val="0"/>
      <w:marTop w:val="0"/>
      <w:marBottom w:val="0"/>
      <w:divBdr>
        <w:top w:val="none" w:sz="0" w:space="0" w:color="auto"/>
        <w:left w:val="none" w:sz="0" w:space="0" w:color="auto"/>
        <w:bottom w:val="none" w:sz="0" w:space="0" w:color="auto"/>
        <w:right w:val="none" w:sz="0" w:space="0" w:color="auto"/>
      </w:divBdr>
    </w:div>
    <w:div w:id="516773177">
      <w:bodyDiv w:val="1"/>
      <w:marLeft w:val="0"/>
      <w:marRight w:val="0"/>
      <w:marTop w:val="0"/>
      <w:marBottom w:val="0"/>
      <w:divBdr>
        <w:top w:val="none" w:sz="0" w:space="0" w:color="auto"/>
        <w:left w:val="none" w:sz="0" w:space="0" w:color="auto"/>
        <w:bottom w:val="none" w:sz="0" w:space="0" w:color="auto"/>
        <w:right w:val="none" w:sz="0" w:space="0" w:color="auto"/>
      </w:divBdr>
    </w:div>
    <w:div w:id="522287085">
      <w:bodyDiv w:val="1"/>
      <w:marLeft w:val="0"/>
      <w:marRight w:val="0"/>
      <w:marTop w:val="0"/>
      <w:marBottom w:val="0"/>
      <w:divBdr>
        <w:top w:val="none" w:sz="0" w:space="0" w:color="auto"/>
        <w:left w:val="none" w:sz="0" w:space="0" w:color="auto"/>
        <w:bottom w:val="none" w:sz="0" w:space="0" w:color="auto"/>
        <w:right w:val="none" w:sz="0" w:space="0" w:color="auto"/>
      </w:divBdr>
    </w:div>
    <w:div w:id="523322179">
      <w:bodyDiv w:val="1"/>
      <w:marLeft w:val="0"/>
      <w:marRight w:val="0"/>
      <w:marTop w:val="0"/>
      <w:marBottom w:val="0"/>
      <w:divBdr>
        <w:top w:val="none" w:sz="0" w:space="0" w:color="auto"/>
        <w:left w:val="none" w:sz="0" w:space="0" w:color="auto"/>
        <w:bottom w:val="none" w:sz="0" w:space="0" w:color="auto"/>
        <w:right w:val="none" w:sz="0" w:space="0" w:color="auto"/>
      </w:divBdr>
    </w:div>
    <w:div w:id="527259476">
      <w:bodyDiv w:val="1"/>
      <w:marLeft w:val="0"/>
      <w:marRight w:val="0"/>
      <w:marTop w:val="0"/>
      <w:marBottom w:val="0"/>
      <w:divBdr>
        <w:top w:val="none" w:sz="0" w:space="0" w:color="auto"/>
        <w:left w:val="none" w:sz="0" w:space="0" w:color="auto"/>
        <w:bottom w:val="none" w:sz="0" w:space="0" w:color="auto"/>
        <w:right w:val="none" w:sz="0" w:space="0" w:color="auto"/>
      </w:divBdr>
    </w:div>
    <w:div w:id="593321307">
      <w:bodyDiv w:val="1"/>
      <w:marLeft w:val="0"/>
      <w:marRight w:val="0"/>
      <w:marTop w:val="0"/>
      <w:marBottom w:val="0"/>
      <w:divBdr>
        <w:top w:val="none" w:sz="0" w:space="0" w:color="auto"/>
        <w:left w:val="none" w:sz="0" w:space="0" w:color="auto"/>
        <w:bottom w:val="none" w:sz="0" w:space="0" w:color="auto"/>
        <w:right w:val="none" w:sz="0" w:space="0" w:color="auto"/>
      </w:divBdr>
    </w:div>
    <w:div w:id="626156486">
      <w:bodyDiv w:val="1"/>
      <w:marLeft w:val="0"/>
      <w:marRight w:val="0"/>
      <w:marTop w:val="0"/>
      <w:marBottom w:val="0"/>
      <w:divBdr>
        <w:top w:val="none" w:sz="0" w:space="0" w:color="auto"/>
        <w:left w:val="none" w:sz="0" w:space="0" w:color="auto"/>
        <w:bottom w:val="none" w:sz="0" w:space="0" w:color="auto"/>
        <w:right w:val="none" w:sz="0" w:space="0" w:color="auto"/>
      </w:divBdr>
    </w:div>
    <w:div w:id="664667170">
      <w:bodyDiv w:val="1"/>
      <w:marLeft w:val="0"/>
      <w:marRight w:val="0"/>
      <w:marTop w:val="0"/>
      <w:marBottom w:val="0"/>
      <w:divBdr>
        <w:top w:val="none" w:sz="0" w:space="0" w:color="auto"/>
        <w:left w:val="none" w:sz="0" w:space="0" w:color="auto"/>
        <w:bottom w:val="none" w:sz="0" w:space="0" w:color="auto"/>
        <w:right w:val="none" w:sz="0" w:space="0" w:color="auto"/>
      </w:divBdr>
    </w:div>
    <w:div w:id="667904495">
      <w:bodyDiv w:val="1"/>
      <w:marLeft w:val="0"/>
      <w:marRight w:val="0"/>
      <w:marTop w:val="0"/>
      <w:marBottom w:val="0"/>
      <w:divBdr>
        <w:top w:val="none" w:sz="0" w:space="0" w:color="auto"/>
        <w:left w:val="none" w:sz="0" w:space="0" w:color="auto"/>
        <w:bottom w:val="none" w:sz="0" w:space="0" w:color="auto"/>
        <w:right w:val="none" w:sz="0" w:space="0" w:color="auto"/>
      </w:divBdr>
    </w:div>
    <w:div w:id="718171002">
      <w:bodyDiv w:val="1"/>
      <w:marLeft w:val="0"/>
      <w:marRight w:val="0"/>
      <w:marTop w:val="0"/>
      <w:marBottom w:val="0"/>
      <w:divBdr>
        <w:top w:val="none" w:sz="0" w:space="0" w:color="auto"/>
        <w:left w:val="none" w:sz="0" w:space="0" w:color="auto"/>
        <w:bottom w:val="none" w:sz="0" w:space="0" w:color="auto"/>
        <w:right w:val="none" w:sz="0" w:space="0" w:color="auto"/>
      </w:divBdr>
    </w:div>
    <w:div w:id="723987252">
      <w:bodyDiv w:val="1"/>
      <w:marLeft w:val="0"/>
      <w:marRight w:val="0"/>
      <w:marTop w:val="0"/>
      <w:marBottom w:val="0"/>
      <w:divBdr>
        <w:top w:val="none" w:sz="0" w:space="0" w:color="auto"/>
        <w:left w:val="none" w:sz="0" w:space="0" w:color="auto"/>
        <w:bottom w:val="none" w:sz="0" w:space="0" w:color="auto"/>
        <w:right w:val="none" w:sz="0" w:space="0" w:color="auto"/>
      </w:divBdr>
    </w:div>
    <w:div w:id="754591622">
      <w:bodyDiv w:val="1"/>
      <w:marLeft w:val="0"/>
      <w:marRight w:val="0"/>
      <w:marTop w:val="0"/>
      <w:marBottom w:val="0"/>
      <w:divBdr>
        <w:top w:val="none" w:sz="0" w:space="0" w:color="auto"/>
        <w:left w:val="none" w:sz="0" w:space="0" w:color="auto"/>
        <w:bottom w:val="none" w:sz="0" w:space="0" w:color="auto"/>
        <w:right w:val="none" w:sz="0" w:space="0" w:color="auto"/>
      </w:divBdr>
    </w:div>
    <w:div w:id="773285497">
      <w:bodyDiv w:val="1"/>
      <w:marLeft w:val="0"/>
      <w:marRight w:val="0"/>
      <w:marTop w:val="0"/>
      <w:marBottom w:val="0"/>
      <w:divBdr>
        <w:top w:val="none" w:sz="0" w:space="0" w:color="auto"/>
        <w:left w:val="none" w:sz="0" w:space="0" w:color="auto"/>
        <w:bottom w:val="none" w:sz="0" w:space="0" w:color="auto"/>
        <w:right w:val="none" w:sz="0" w:space="0" w:color="auto"/>
      </w:divBdr>
    </w:div>
    <w:div w:id="801388487">
      <w:bodyDiv w:val="1"/>
      <w:marLeft w:val="0"/>
      <w:marRight w:val="0"/>
      <w:marTop w:val="0"/>
      <w:marBottom w:val="0"/>
      <w:divBdr>
        <w:top w:val="none" w:sz="0" w:space="0" w:color="auto"/>
        <w:left w:val="none" w:sz="0" w:space="0" w:color="auto"/>
        <w:bottom w:val="none" w:sz="0" w:space="0" w:color="auto"/>
        <w:right w:val="none" w:sz="0" w:space="0" w:color="auto"/>
      </w:divBdr>
    </w:div>
    <w:div w:id="815295151">
      <w:bodyDiv w:val="1"/>
      <w:marLeft w:val="0"/>
      <w:marRight w:val="0"/>
      <w:marTop w:val="0"/>
      <w:marBottom w:val="0"/>
      <w:divBdr>
        <w:top w:val="none" w:sz="0" w:space="0" w:color="auto"/>
        <w:left w:val="none" w:sz="0" w:space="0" w:color="auto"/>
        <w:bottom w:val="none" w:sz="0" w:space="0" w:color="auto"/>
        <w:right w:val="none" w:sz="0" w:space="0" w:color="auto"/>
      </w:divBdr>
    </w:div>
    <w:div w:id="851650476">
      <w:bodyDiv w:val="1"/>
      <w:marLeft w:val="0"/>
      <w:marRight w:val="0"/>
      <w:marTop w:val="0"/>
      <w:marBottom w:val="0"/>
      <w:divBdr>
        <w:top w:val="none" w:sz="0" w:space="0" w:color="auto"/>
        <w:left w:val="none" w:sz="0" w:space="0" w:color="auto"/>
        <w:bottom w:val="none" w:sz="0" w:space="0" w:color="auto"/>
        <w:right w:val="none" w:sz="0" w:space="0" w:color="auto"/>
      </w:divBdr>
    </w:div>
    <w:div w:id="915557888">
      <w:bodyDiv w:val="1"/>
      <w:marLeft w:val="0"/>
      <w:marRight w:val="0"/>
      <w:marTop w:val="0"/>
      <w:marBottom w:val="0"/>
      <w:divBdr>
        <w:top w:val="none" w:sz="0" w:space="0" w:color="auto"/>
        <w:left w:val="none" w:sz="0" w:space="0" w:color="auto"/>
        <w:bottom w:val="none" w:sz="0" w:space="0" w:color="auto"/>
        <w:right w:val="none" w:sz="0" w:space="0" w:color="auto"/>
      </w:divBdr>
    </w:div>
    <w:div w:id="944189600">
      <w:bodyDiv w:val="1"/>
      <w:marLeft w:val="0"/>
      <w:marRight w:val="0"/>
      <w:marTop w:val="0"/>
      <w:marBottom w:val="0"/>
      <w:divBdr>
        <w:top w:val="none" w:sz="0" w:space="0" w:color="auto"/>
        <w:left w:val="none" w:sz="0" w:space="0" w:color="auto"/>
        <w:bottom w:val="none" w:sz="0" w:space="0" w:color="auto"/>
        <w:right w:val="none" w:sz="0" w:space="0" w:color="auto"/>
      </w:divBdr>
    </w:div>
    <w:div w:id="954290626">
      <w:bodyDiv w:val="1"/>
      <w:marLeft w:val="0"/>
      <w:marRight w:val="0"/>
      <w:marTop w:val="0"/>
      <w:marBottom w:val="0"/>
      <w:divBdr>
        <w:top w:val="none" w:sz="0" w:space="0" w:color="auto"/>
        <w:left w:val="none" w:sz="0" w:space="0" w:color="auto"/>
        <w:bottom w:val="none" w:sz="0" w:space="0" w:color="auto"/>
        <w:right w:val="none" w:sz="0" w:space="0" w:color="auto"/>
      </w:divBdr>
    </w:div>
    <w:div w:id="963273649">
      <w:bodyDiv w:val="1"/>
      <w:marLeft w:val="0"/>
      <w:marRight w:val="0"/>
      <w:marTop w:val="0"/>
      <w:marBottom w:val="0"/>
      <w:divBdr>
        <w:top w:val="none" w:sz="0" w:space="0" w:color="auto"/>
        <w:left w:val="none" w:sz="0" w:space="0" w:color="auto"/>
        <w:bottom w:val="none" w:sz="0" w:space="0" w:color="auto"/>
        <w:right w:val="none" w:sz="0" w:space="0" w:color="auto"/>
      </w:divBdr>
    </w:div>
    <w:div w:id="969747057">
      <w:bodyDiv w:val="1"/>
      <w:marLeft w:val="0"/>
      <w:marRight w:val="0"/>
      <w:marTop w:val="0"/>
      <w:marBottom w:val="0"/>
      <w:divBdr>
        <w:top w:val="none" w:sz="0" w:space="0" w:color="auto"/>
        <w:left w:val="none" w:sz="0" w:space="0" w:color="auto"/>
        <w:bottom w:val="none" w:sz="0" w:space="0" w:color="auto"/>
        <w:right w:val="none" w:sz="0" w:space="0" w:color="auto"/>
      </w:divBdr>
    </w:div>
    <w:div w:id="970091014">
      <w:bodyDiv w:val="1"/>
      <w:marLeft w:val="0"/>
      <w:marRight w:val="0"/>
      <w:marTop w:val="0"/>
      <w:marBottom w:val="0"/>
      <w:divBdr>
        <w:top w:val="none" w:sz="0" w:space="0" w:color="auto"/>
        <w:left w:val="none" w:sz="0" w:space="0" w:color="auto"/>
        <w:bottom w:val="none" w:sz="0" w:space="0" w:color="auto"/>
        <w:right w:val="none" w:sz="0" w:space="0" w:color="auto"/>
      </w:divBdr>
    </w:div>
    <w:div w:id="975836195">
      <w:bodyDiv w:val="1"/>
      <w:marLeft w:val="0"/>
      <w:marRight w:val="0"/>
      <w:marTop w:val="0"/>
      <w:marBottom w:val="0"/>
      <w:divBdr>
        <w:top w:val="none" w:sz="0" w:space="0" w:color="auto"/>
        <w:left w:val="none" w:sz="0" w:space="0" w:color="auto"/>
        <w:bottom w:val="none" w:sz="0" w:space="0" w:color="auto"/>
        <w:right w:val="none" w:sz="0" w:space="0" w:color="auto"/>
      </w:divBdr>
    </w:div>
    <w:div w:id="1006904595">
      <w:bodyDiv w:val="1"/>
      <w:marLeft w:val="0"/>
      <w:marRight w:val="0"/>
      <w:marTop w:val="0"/>
      <w:marBottom w:val="0"/>
      <w:divBdr>
        <w:top w:val="none" w:sz="0" w:space="0" w:color="auto"/>
        <w:left w:val="none" w:sz="0" w:space="0" w:color="auto"/>
        <w:bottom w:val="none" w:sz="0" w:space="0" w:color="auto"/>
        <w:right w:val="none" w:sz="0" w:space="0" w:color="auto"/>
      </w:divBdr>
    </w:div>
    <w:div w:id="1013721882">
      <w:bodyDiv w:val="1"/>
      <w:marLeft w:val="0"/>
      <w:marRight w:val="0"/>
      <w:marTop w:val="0"/>
      <w:marBottom w:val="0"/>
      <w:divBdr>
        <w:top w:val="none" w:sz="0" w:space="0" w:color="auto"/>
        <w:left w:val="none" w:sz="0" w:space="0" w:color="auto"/>
        <w:bottom w:val="none" w:sz="0" w:space="0" w:color="auto"/>
        <w:right w:val="none" w:sz="0" w:space="0" w:color="auto"/>
      </w:divBdr>
    </w:div>
    <w:div w:id="1028410664">
      <w:bodyDiv w:val="1"/>
      <w:marLeft w:val="0"/>
      <w:marRight w:val="0"/>
      <w:marTop w:val="0"/>
      <w:marBottom w:val="0"/>
      <w:divBdr>
        <w:top w:val="none" w:sz="0" w:space="0" w:color="auto"/>
        <w:left w:val="none" w:sz="0" w:space="0" w:color="auto"/>
        <w:bottom w:val="none" w:sz="0" w:space="0" w:color="auto"/>
        <w:right w:val="none" w:sz="0" w:space="0" w:color="auto"/>
      </w:divBdr>
    </w:div>
    <w:div w:id="1063214633">
      <w:bodyDiv w:val="1"/>
      <w:marLeft w:val="0"/>
      <w:marRight w:val="0"/>
      <w:marTop w:val="0"/>
      <w:marBottom w:val="0"/>
      <w:divBdr>
        <w:top w:val="none" w:sz="0" w:space="0" w:color="auto"/>
        <w:left w:val="none" w:sz="0" w:space="0" w:color="auto"/>
        <w:bottom w:val="none" w:sz="0" w:space="0" w:color="auto"/>
        <w:right w:val="none" w:sz="0" w:space="0" w:color="auto"/>
      </w:divBdr>
    </w:div>
    <w:div w:id="1100679216">
      <w:bodyDiv w:val="1"/>
      <w:marLeft w:val="0"/>
      <w:marRight w:val="0"/>
      <w:marTop w:val="0"/>
      <w:marBottom w:val="0"/>
      <w:divBdr>
        <w:top w:val="none" w:sz="0" w:space="0" w:color="auto"/>
        <w:left w:val="none" w:sz="0" w:space="0" w:color="auto"/>
        <w:bottom w:val="none" w:sz="0" w:space="0" w:color="auto"/>
        <w:right w:val="none" w:sz="0" w:space="0" w:color="auto"/>
      </w:divBdr>
    </w:div>
    <w:div w:id="1124037788">
      <w:bodyDiv w:val="1"/>
      <w:marLeft w:val="0"/>
      <w:marRight w:val="0"/>
      <w:marTop w:val="0"/>
      <w:marBottom w:val="0"/>
      <w:divBdr>
        <w:top w:val="none" w:sz="0" w:space="0" w:color="auto"/>
        <w:left w:val="none" w:sz="0" w:space="0" w:color="auto"/>
        <w:bottom w:val="none" w:sz="0" w:space="0" w:color="auto"/>
        <w:right w:val="none" w:sz="0" w:space="0" w:color="auto"/>
      </w:divBdr>
    </w:div>
    <w:div w:id="1136028239">
      <w:bodyDiv w:val="1"/>
      <w:marLeft w:val="0"/>
      <w:marRight w:val="0"/>
      <w:marTop w:val="0"/>
      <w:marBottom w:val="0"/>
      <w:divBdr>
        <w:top w:val="none" w:sz="0" w:space="0" w:color="auto"/>
        <w:left w:val="none" w:sz="0" w:space="0" w:color="auto"/>
        <w:bottom w:val="none" w:sz="0" w:space="0" w:color="auto"/>
        <w:right w:val="none" w:sz="0" w:space="0" w:color="auto"/>
      </w:divBdr>
    </w:div>
    <w:div w:id="1155872971">
      <w:bodyDiv w:val="1"/>
      <w:marLeft w:val="0"/>
      <w:marRight w:val="0"/>
      <w:marTop w:val="0"/>
      <w:marBottom w:val="0"/>
      <w:divBdr>
        <w:top w:val="none" w:sz="0" w:space="0" w:color="auto"/>
        <w:left w:val="none" w:sz="0" w:space="0" w:color="auto"/>
        <w:bottom w:val="none" w:sz="0" w:space="0" w:color="auto"/>
        <w:right w:val="none" w:sz="0" w:space="0" w:color="auto"/>
      </w:divBdr>
    </w:div>
    <w:div w:id="1187327583">
      <w:bodyDiv w:val="1"/>
      <w:marLeft w:val="0"/>
      <w:marRight w:val="0"/>
      <w:marTop w:val="0"/>
      <w:marBottom w:val="0"/>
      <w:divBdr>
        <w:top w:val="none" w:sz="0" w:space="0" w:color="auto"/>
        <w:left w:val="none" w:sz="0" w:space="0" w:color="auto"/>
        <w:bottom w:val="none" w:sz="0" w:space="0" w:color="auto"/>
        <w:right w:val="none" w:sz="0" w:space="0" w:color="auto"/>
      </w:divBdr>
    </w:div>
    <w:div w:id="1194535255">
      <w:bodyDiv w:val="1"/>
      <w:marLeft w:val="0"/>
      <w:marRight w:val="0"/>
      <w:marTop w:val="0"/>
      <w:marBottom w:val="0"/>
      <w:divBdr>
        <w:top w:val="none" w:sz="0" w:space="0" w:color="auto"/>
        <w:left w:val="none" w:sz="0" w:space="0" w:color="auto"/>
        <w:bottom w:val="none" w:sz="0" w:space="0" w:color="auto"/>
        <w:right w:val="none" w:sz="0" w:space="0" w:color="auto"/>
      </w:divBdr>
    </w:div>
    <w:div w:id="1215460998">
      <w:bodyDiv w:val="1"/>
      <w:marLeft w:val="0"/>
      <w:marRight w:val="0"/>
      <w:marTop w:val="0"/>
      <w:marBottom w:val="0"/>
      <w:divBdr>
        <w:top w:val="none" w:sz="0" w:space="0" w:color="auto"/>
        <w:left w:val="none" w:sz="0" w:space="0" w:color="auto"/>
        <w:bottom w:val="none" w:sz="0" w:space="0" w:color="auto"/>
        <w:right w:val="none" w:sz="0" w:space="0" w:color="auto"/>
      </w:divBdr>
    </w:div>
    <w:div w:id="1256328971">
      <w:bodyDiv w:val="1"/>
      <w:marLeft w:val="0"/>
      <w:marRight w:val="0"/>
      <w:marTop w:val="0"/>
      <w:marBottom w:val="0"/>
      <w:divBdr>
        <w:top w:val="none" w:sz="0" w:space="0" w:color="auto"/>
        <w:left w:val="none" w:sz="0" w:space="0" w:color="auto"/>
        <w:bottom w:val="none" w:sz="0" w:space="0" w:color="auto"/>
        <w:right w:val="none" w:sz="0" w:space="0" w:color="auto"/>
      </w:divBdr>
    </w:div>
    <w:div w:id="1280142033">
      <w:bodyDiv w:val="1"/>
      <w:marLeft w:val="0"/>
      <w:marRight w:val="0"/>
      <w:marTop w:val="0"/>
      <w:marBottom w:val="0"/>
      <w:divBdr>
        <w:top w:val="none" w:sz="0" w:space="0" w:color="auto"/>
        <w:left w:val="none" w:sz="0" w:space="0" w:color="auto"/>
        <w:bottom w:val="none" w:sz="0" w:space="0" w:color="auto"/>
        <w:right w:val="none" w:sz="0" w:space="0" w:color="auto"/>
      </w:divBdr>
    </w:div>
    <w:div w:id="1284118172">
      <w:bodyDiv w:val="1"/>
      <w:marLeft w:val="0"/>
      <w:marRight w:val="0"/>
      <w:marTop w:val="0"/>
      <w:marBottom w:val="0"/>
      <w:divBdr>
        <w:top w:val="none" w:sz="0" w:space="0" w:color="auto"/>
        <w:left w:val="none" w:sz="0" w:space="0" w:color="auto"/>
        <w:bottom w:val="none" w:sz="0" w:space="0" w:color="auto"/>
        <w:right w:val="none" w:sz="0" w:space="0" w:color="auto"/>
      </w:divBdr>
    </w:div>
    <w:div w:id="1331366131">
      <w:bodyDiv w:val="1"/>
      <w:marLeft w:val="0"/>
      <w:marRight w:val="0"/>
      <w:marTop w:val="0"/>
      <w:marBottom w:val="0"/>
      <w:divBdr>
        <w:top w:val="none" w:sz="0" w:space="0" w:color="auto"/>
        <w:left w:val="none" w:sz="0" w:space="0" w:color="auto"/>
        <w:bottom w:val="none" w:sz="0" w:space="0" w:color="auto"/>
        <w:right w:val="none" w:sz="0" w:space="0" w:color="auto"/>
      </w:divBdr>
    </w:div>
    <w:div w:id="1352101336">
      <w:bodyDiv w:val="1"/>
      <w:marLeft w:val="0"/>
      <w:marRight w:val="0"/>
      <w:marTop w:val="0"/>
      <w:marBottom w:val="0"/>
      <w:divBdr>
        <w:top w:val="none" w:sz="0" w:space="0" w:color="auto"/>
        <w:left w:val="none" w:sz="0" w:space="0" w:color="auto"/>
        <w:bottom w:val="none" w:sz="0" w:space="0" w:color="auto"/>
        <w:right w:val="none" w:sz="0" w:space="0" w:color="auto"/>
      </w:divBdr>
    </w:div>
    <w:div w:id="1367870544">
      <w:bodyDiv w:val="1"/>
      <w:marLeft w:val="0"/>
      <w:marRight w:val="0"/>
      <w:marTop w:val="0"/>
      <w:marBottom w:val="0"/>
      <w:divBdr>
        <w:top w:val="none" w:sz="0" w:space="0" w:color="auto"/>
        <w:left w:val="none" w:sz="0" w:space="0" w:color="auto"/>
        <w:bottom w:val="none" w:sz="0" w:space="0" w:color="auto"/>
        <w:right w:val="none" w:sz="0" w:space="0" w:color="auto"/>
      </w:divBdr>
    </w:div>
    <w:div w:id="1379816392">
      <w:bodyDiv w:val="1"/>
      <w:marLeft w:val="0"/>
      <w:marRight w:val="0"/>
      <w:marTop w:val="0"/>
      <w:marBottom w:val="0"/>
      <w:divBdr>
        <w:top w:val="none" w:sz="0" w:space="0" w:color="auto"/>
        <w:left w:val="none" w:sz="0" w:space="0" w:color="auto"/>
        <w:bottom w:val="none" w:sz="0" w:space="0" w:color="auto"/>
        <w:right w:val="none" w:sz="0" w:space="0" w:color="auto"/>
      </w:divBdr>
    </w:div>
    <w:div w:id="1381132675">
      <w:bodyDiv w:val="1"/>
      <w:marLeft w:val="0"/>
      <w:marRight w:val="0"/>
      <w:marTop w:val="0"/>
      <w:marBottom w:val="0"/>
      <w:divBdr>
        <w:top w:val="none" w:sz="0" w:space="0" w:color="auto"/>
        <w:left w:val="none" w:sz="0" w:space="0" w:color="auto"/>
        <w:bottom w:val="none" w:sz="0" w:space="0" w:color="auto"/>
        <w:right w:val="none" w:sz="0" w:space="0" w:color="auto"/>
      </w:divBdr>
    </w:div>
    <w:div w:id="1392921807">
      <w:bodyDiv w:val="1"/>
      <w:marLeft w:val="0"/>
      <w:marRight w:val="0"/>
      <w:marTop w:val="0"/>
      <w:marBottom w:val="0"/>
      <w:divBdr>
        <w:top w:val="none" w:sz="0" w:space="0" w:color="auto"/>
        <w:left w:val="none" w:sz="0" w:space="0" w:color="auto"/>
        <w:bottom w:val="none" w:sz="0" w:space="0" w:color="auto"/>
        <w:right w:val="none" w:sz="0" w:space="0" w:color="auto"/>
      </w:divBdr>
    </w:div>
    <w:div w:id="1403483211">
      <w:bodyDiv w:val="1"/>
      <w:marLeft w:val="0"/>
      <w:marRight w:val="0"/>
      <w:marTop w:val="0"/>
      <w:marBottom w:val="0"/>
      <w:divBdr>
        <w:top w:val="none" w:sz="0" w:space="0" w:color="auto"/>
        <w:left w:val="none" w:sz="0" w:space="0" w:color="auto"/>
        <w:bottom w:val="none" w:sz="0" w:space="0" w:color="auto"/>
        <w:right w:val="none" w:sz="0" w:space="0" w:color="auto"/>
      </w:divBdr>
    </w:div>
    <w:div w:id="1475217313">
      <w:bodyDiv w:val="1"/>
      <w:marLeft w:val="0"/>
      <w:marRight w:val="0"/>
      <w:marTop w:val="0"/>
      <w:marBottom w:val="0"/>
      <w:divBdr>
        <w:top w:val="none" w:sz="0" w:space="0" w:color="auto"/>
        <w:left w:val="none" w:sz="0" w:space="0" w:color="auto"/>
        <w:bottom w:val="none" w:sz="0" w:space="0" w:color="auto"/>
        <w:right w:val="none" w:sz="0" w:space="0" w:color="auto"/>
      </w:divBdr>
    </w:div>
    <w:div w:id="1478373333">
      <w:bodyDiv w:val="1"/>
      <w:marLeft w:val="0"/>
      <w:marRight w:val="0"/>
      <w:marTop w:val="0"/>
      <w:marBottom w:val="0"/>
      <w:divBdr>
        <w:top w:val="none" w:sz="0" w:space="0" w:color="auto"/>
        <w:left w:val="none" w:sz="0" w:space="0" w:color="auto"/>
        <w:bottom w:val="none" w:sz="0" w:space="0" w:color="auto"/>
        <w:right w:val="none" w:sz="0" w:space="0" w:color="auto"/>
      </w:divBdr>
    </w:div>
    <w:div w:id="1485663868">
      <w:bodyDiv w:val="1"/>
      <w:marLeft w:val="0"/>
      <w:marRight w:val="0"/>
      <w:marTop w:val="0"/>
      <w:marBottom w:val="0"/>
      <w:divBdr>
        <w:top w:val="none" w:sz="0" w:space="0" w:color="auto"/>
        <w:left w:val="none" w:sz="0" w:space="0" w:color="auto"/>
        <w:bottom w:val="none" w:sz="0" w:space="0" w:color="auto"/>
        <w:right w:val="none" w:sz="0" w:space="0" w:color="auto"/>
      </w:divBdr>
    </w:div>
    <w:div w:id="1495072906">
      <w:bodyDiv w:val="1"/>
      <w:marLeft w:val="0"/>
      <w:marRight w:val="0"/>
      <w:marTop w:val="0"/>
      <w:marBottom w:val="0"/>
      <w:divBdr>
        <w:top w:val="none" w:sz="0" w:space="0" w:color="auto"/>
        <w:left w:val="none" w:sz="0" w:space="0" w:color="auto"/>
        <w:bottom w:val="none" w:sz="0" w:space="0" w:color="auto"/>
        <w:right w:val="none" w:sz="0" w:space="0" w:color="auto"/>
      </w:divBdr>
    </w:div>
    <w:div w:id="1495684012">
      <w:bodyDiv w:val="1"/>
      <w:marLeft w:val="0"/>
      <w:marRight w:val="0"/>
      <w:marTop w:val="0"/>
      <w:marBottom w:val="0"/>
      <w:divBdr>
        <w:top w:val="none" w:sz="0" w:space="0" w:color="auto"/>
        <w:left w:val="none" w:sz="0" w:space="0" w:color="auto"/>
        <w:bottom w:val="none" w:sz="0" w:space="0" w:color="auto"/>
        <w:right w:val="none" w:sz="0" w:space="0" w:color="auto"/>
      </w:divBdr>
    </w:div>
    <w:div w:id="1547061661">
      <w:bodyDiv w:val="1"/>
      <w:marLeft w:val="0"/>
      <w:marRight w:val="0"/>
      <w:marTop w:val="0"/>
      <w:marBottom w:val="0"/>
      <w:divBdr>
        <w:top w:val="none" w:sz="0" w:space="0" w:color="auto"/>
        <w:left w:val="none" w:sz="0" w:space="0" w:color="auto"/>
        <w:bottom w:val="none" w:sz="0" w:space="0" w:color="auto"/>
        <w:right w:val="none" w:sz="0" w:space="0" w:color="auto"/>
      </w:divBdr>
    </w:div>
    <w:div w:id="1590044262">
      <w:bodyDiv w:val="1"/>
      <w:marLeft w:val="0"/>
      <w:marRight w:val="0"/>
      <w:marTop w:val="0"/>
      <w:marBottom w:val="0"/>
      <w:divBdr>
        <w:top w:val="none" w:sz="0" w:space="0" w:color="auto"/>
        <w:left w:val="none" w:sz="0" w:space="0" w:color="auto"/>
        <w:bottom w:val="none" w:sz="0" w:space="0" w:color="auto"/>
        <w:right w:val="none" w:sz="0" w:space="0" w:color="auto"/>
      </w:divBdr>
    </w:div>
    <w:div w:id="1615283089">
      <w:bodyDiv w:val="1"/>
      <w:marLeft w:val="0"/>
      <w:marRight w:val="0"/>
      <w:marTop w:val="0"/>
      <w:marBottom w:val="0"/>
      <w:divBdr>
        <w:top w:val="none" w:sz="0" w:space="0" w:color="auto"/>
        <w:left w:val="none" w:sz="0" w:space="0" w:color="auto"/>
        <w:bottom w:val="none" w:sz="0" w:space="0" w:color="auto"/>
        <w:right w:val="none" w:sz="0" w:space="0" w:color="auto"/>
      </w:divBdr>
    </w:div>
    <w:div w:id="1624842330">
      <w:bodyDiv w:val="1"/>
      <w:marLeft w:val="0"/>
      <w:marRight w:val="0"/>
      <w:marTop w:val="0"/>
      <w:marBottom w:val="0"/>
      <w:divBdr>
        <w:top w:val="none" w:sz="0" w:space="0" w:color="auto"/>
        <w:left w:val="none" w:sz="0" w:space="0" w:color="auto"/>
        <w:bottom w:val="none" w:sz="0" w:space="0" w:color="auto"/>
        <w:right w:val="none" w:sz="0" w:space="0" w:color="auto"/>
      </w:divBdr>
    </w:div>
    <w:div w:id="1642465460">
      <w:bodyDiv w:val="1"/>
      <w:marLeft w:val="0"/>
      <w:marRight w:val="0"/>
      <w:marTop w:val="0"/>
      <w:marBottom w:val="0"/>
      <w:divBdr>
        <w:top w:val="none" w:sz="0" w:space="0" w:color="auto"/>
        <w:left w:val="none" w:sz="0" w:space="0" w:color="auto"/>
        <w:bottom w:val="none" w:sz="0" w:space="0" w:color="auto"/>
        <w:right w:val="none" w:sz="0" w:space="0" w:color="auto"/>
      </w:divBdr>
    </w:div>
    <w:div w:id="1677882851">
      <w:bodyDiv w:val="1"/>
      <w:marLeft w:val="0"/>
      <w:marRight w:val="0"/>
      <w:marTop w:val="0"/>
      <w:marBottom w:val="0"/>
      <w:divBdr>
        <w:top w:val="none" w:sz="0" w:space="0" w:color="auto"/>
        <w:left w:val="none" w:sz="0" w:space="0" w:color="auto"/>
        <w:bottom w:val="none" w:sz="0" w:space="0" w:color="auto"/>
        <w:right w:val="none" w:sz="0" w:space="0" w:color="auto"/>
      </w:divBdr>
    </w:div>
    <w:div w:id="1686520786">
      <w:bodyDiv w:val="1"/>
      <w:marLeft w:val="0"/>
      <w:marRight w:val="0"/>
      <w:marTop w:val="0"/>
      <w:marBottom w:val="0"/>
      <w:divBdr>
        <w:top w:val="none" w:sz="0" w:space="0" w:color="auto"/>
        <w:left w:val="none" w:sz="0" w:space="0" w:color="auto"/>
        <w:bottom w:val="none" w:sz="0" w:space="0" w:color="auto"/>
        <w:right w:val="none" w:sz="0" w:space="0" w:color="auto"/>
      </w:divBdr>
    </w:div>
    <w:div w:id="1703044893">
      <w:bodyDiv w:val="1"/>
      <w:marLeft w:val="0"/>
      <w:marRight w:val="0"/>
      <w:marTop w:val="0"/>
      <w:marBottom w:val="0"/>
      <w:divBdr>
        <w:top w:val="none" w:sz="0" w:space="0" w:color="auto"/>
        <w:left w:val="none" w:sz="0" w:space="0" w:color="auto"/>
        <w:bottom w:val="none" w:sz="0" w:space="0" w:color="auto"/>
        <w:right w:val="none" w:sz="0" w:space="0" w:color="auto"/>
      </w:divBdr>
    </w:div>
    <w:div w:id="1703289783">
      <w:bodyDiv w:val="1"/>
      <w:marLeft w:val="0"/>
      <w:marRight w:val="0"/>
      <w:marTop w:val="0"/>
      <w:marBottom w:val="0"/>
      <w:divBdr>
        <w:top w:val="none" w:sz="0" w:space="0" w:color="auto"/>
        <w:left w:val="none" w:sz="0" w:space="0" w:color="auto"/>
        <w:bottom w:val="none" w:sz="0" w:space="0" w:color="auto"/>
        <w:right w:val="none" w:sz="0" w:space="0" w:color="auto"/>
      </w:divBdr>
    </w:div>
    <w:div w:id="1715812106">
      <w:bodyDiv w:val="1"/>
      <w:marLeft w:val="0"/>
      <w:marRight w:val="0"/>
      <w:marTop w:val="0"/>
      <w:marBottom w:val="0"/>
      <w:divBdr>
        <w:top w:val="none" w:sz="0" w:space="0" w:color="auto"/>
        <w:left w:val="none" w:sz="0" w:space="0" w:color="auto"/>
        <w:bottom w:val="none" w:sz="0" w:space="0" w:color="auto"/>
        <w:right w:val="none" w:sz="0" w:space="0" w:color="auto"/>
      </w:divBdr>
    </w:div>
    <w:div w:id="1718817532">
      <w:bodyDiv w:val="1"/>
      <w:marLeft w:val="0"/>
      <w:marRight w:val="0"/>
      <w:marTop w:val="0"/>
      <w:marBottom w:val="0"/>
      <w:divBdr>
        <w:top w:val="none" w:sz="0" w:space="0" w:color="auto"/>
        <w:left w:val="none" w:sz="0" w:space="0" w:color="auto"/>
        <w:bottom w:val="none" w:sz="0" w:space="0" w:color="auto"/>
        <w:right w:val="none" w:sz="0" w:space="0" w:color="auto"/>
      </w:divBdr>
    </w:div>
    <w:div w:id="1764644601">
      <w:bodyDiv w:val="1"/>
      <w:marLeft w:val="0"/>
      <w:marRight w:val="0"/>
      <w:marTop w:val="0"/>
      <w:marBottom w:val="0"/>
      <w:divBdr>
        <w:top w:val="none" w:sz="0" w:space="0" w:color="auto"/>
        <w:left w:val="none" w:sz="0" w:space="0" w:color="auto"/>
        <w:bottom w:val="none" w:sz="0" w:space="0" w:color="auto"/>
        <w:right w:val="none" w:sz="0" w:space="0" w:color="auto"/>
      </w:divBdr>
    </w:div>
    <w:div w:id="1817718126">
      <w:bodyDiv w:val="1"/>
      <w:marLeft w:val="0"/>
      <w:marRight w:val="0"/>
      <w:marTop w:val="0"/>
      <w:marBottom w:val="0"/>
      <w:divBdr>
        <w:top w:val="none" w:sz="0" w:space="0" w:color="auto"/>
        <w:left w:val="none" w:sz="0" w:space="0" w:color="auto"/>
        <w:bottom w:val="none" w:sz="0" w:space="0" w:color="auto"/>
        <w:right w:val="none" w:sz="0" w:space="0" w:color="auto"/>
      </w:divBdr>
    </w:div>
    <w:div w:id="1821270274">
      <w:bodyDiv w:val="1"/>
      <w:marLeft w:val="0"/>
      <w:marRight w:val="0"/>
      <w:marTop w:val="0"/>
      <w:marBottom w:val="0"/>
      <w:divBdr>
        <w:top w:val="none" w:sz="0" w:space="0" w:color="auto"/>
        <w:left w:val="none" w:sz="0" w:space="0" w:color="auto"/>
        <w:bottom w:val="none" w:sz="0" w:space="0" w:color="auto"/>
        <w:right w:val="none" w:sz="0" w:space="0" w:color="auto"/>
      </w:divBdr>
    </w:div>
    <w:div w:id="1852259003">
      <w:bodyDiv w:val="1"/>
      <w:marLeft w:val="0"/>
      <w:marRight w:val="0"/>
      <w:marTop w:val="0"/>
      <w:marBottom w:val="0"/>
      <w:divBdr>
        <w:top w:val="none" w:sz="0" w:space="0" w:color="auto"/>
        <w:left w:val="none" w:sz="0" w:space="0" w:color="auto"/>
        <w:bottom w:val="none" w:sz="0" w:space="0" w:color="auto"/>
        <w:right w:val="none" w:sz="0" w:space="0" w:color="auto"/>
      </w:divBdr>
    </w:div>
    <w:div w:id="1857692400">
      <w:bodyDiv w:val="1"/>
      <w:marLeft w:val="0"/>
      <w:marRight w:val="0"/>
      <w:marTop w:val="0"/>
      <w:marBottom w:val="0"/>
      <w:divBdr>
        <w:top w:val="none" w:sz="0" w:space="0" w:color="auto"/>
        <w:left w:val="none" w:sz="0" w:space="0" w:color="auto"/>
        <w:bottom w:val="none" w:sz="0" w:space="0" w:color="auto"/>
        <w:right w:val="none" w:sz="0" w:space="0" w:color="auto"/>
      </w:divBdr>
    </w:div>
    <w:div w:id="1862428724">
      <w:bodyDiv w:val="1"/>
      <w:marLeft w:val="0"/>
      <w:marRight w:val="0"/>
      <w:marTop w:val="0"/>
      <w:marBottom w:val="0"/>
      <w:divBdr>
        <w:top w:val="none" w:sz="0" w:space="0" w:color="auto"/>
        <w:left w:val="none" w:sz="0" w:space="0" w:color="auto"/>
        <w:bottom w:val="none" w:sz="0" w:space="0" w:color="auto"/>
        <w:right w:val="none" w:sz="0" w:space="0" w:color="auto"/>
      </w:divBdr>
    </w:div>
    <w:div w:id="1864439424">
      <w:bodyDiv w:val="1"/>
      <w:marLeft w:val="0"/>
      <w:marRight w:val="0"/>
      <w:marTop w:val="0"/>
      <w:marBottom w:val="0"/>
      <w:divBdr>
        <w:top w:val="none" w:sz="0" w:space="0" w:color="auto"/>
        <w:left w:val="none" w:sz="0" w:space="0" w:color="auto"/>
        <w:bottom w:val="none" w:sz="0" w:space="0" w:color="auto"/>
        <w:right w:val="none" w:sz="0" w:space="0" w:color="auto"/>
      </w:divBdr>
    </w:div>
    <w:div w:id="1867668587">
      <w:bodyDiv w:val="1"/>
      <w:marLeft w:val="0"/>
      <w:marRight w:val="0"/>
      <w:marTop w:val="0"/>
      <w:marBottom w:val="0"/>
      <w:divBdr>
        <w:top w:val="none" w:sz="0" w:space="0" w:color="auto"/>
        <w:left w:val="none" w:sz="0" w:space="0" w:color="auto"/>
        <w:bottom w:val="none" w:sz="0" w:space="0" w:color="auto"/>
        <w:right w:val="none" w:sz="0" w:space="0" w:color="auto"/>
      </w:divBdr>
    </w:div>
    <w:div w:id="1910457477">
      <w:bodyDiv w:val="1"/>
      <w:marLeft w:val="0"/>
      <w:marRight w:val="0"/>
      <w:marTop w:val="0"/>
      <w:marBottom w:val="0"/>
      <w:divBdr>
        <w:top w:val="none" w:sz="0" w:space="0" w:color="auto"/>
        <w:left w:val="none" w:sz="0" w:space="0" w:color="auto"/>
        <w:bottom w:val="none" w:sz="0" w:space="0" w:color="auto"/>
        <w:right w:val="none" w:sz="0" w:space="0" w:color="auto"/>
      </w:divBdr>
    </w:div>
    <w:div w:id="1912690456">
      <w:bodyDiv w:val="1"/>
      <w:marLeft w:val="0"/>
      <w:marRight w:val="0"/>
      <w:marTop w:val="0"/>
      <w:marBottom w:val="0"/>
      <w:divBdr>
        <w:top w:val="none" w:sz="0" w:space="0" w:color="auto"/>
        <w:left w:val="none" w:sz="0" w:space="0" w:color="auto"/>
        <w:bottom w:val="none" w:sz="0" w:space="0" w:color="auto"/>
        <w:right w:val="none" w:sz="0" w:space="0" w:color="auto"/>
      </w:divBdr>
    </w:div>
    <w:div w:id="1933279118">
      <w:bodyDiv w:val="1"/>
      <w:marLeft w:val="0"/>
      <w:marRight w:val="0"/>
      <w:marTop w:val="0"/>
      <w:marBottom w:val="0"/>
      <w:divBdr>
        <w:top w:val="none" w:sz="0" w:space="0" w:color="auto"/>
        <w:left w:val="none" w:sz="0" w:space="0" w:color="auto"/>
        <w:bottom w:val="none" w:sz="0" w:space="0" w:color="auto"/>
        <w:right w:val="none" w:sz="0" w:space="0" w:color="auto"/>
      </w:divBdr>
    </w:div>
    <w:div w:id="1951039403">
      <w:bodyDiv w:val="1"/>
      <w:marLeft w:val="0"/>
      <w:marRight w:val="0"/>
      <w:marTop w:val="0"/>
      <w:marBottom w:val="0"/>
      <w:divBdr>
        <w:top w:val="none" w:sz="0" w:space="0" w:color="auto"/>
        <w:left w:val="none" w:sz="0" w:space="0" w:color="auto"/>
        <w:bottom w:val="none" w:sz="0" w:space="0" w:color="auto"/>
        <w:right w:val="none" w:sz="0" w:space="0" w:color="auto"/>
      </w:divBdr>
    </w:div>
    <w:div w:id="1965118597">
      <w:bodyDiv w:val="1"/>
      <w:marLeft w:val="0"/>
      <w:marRight w:val="0"/>
      <w:marTop w:val="0"/>
      <w:marBottom w:val="0"/>
      <w:divBdr>
        <w:top w:val="none" w:sz="0" w:space="0" w:color="auto"/>
        <w:left w:val="none" w:sz="0" w:space="0" w:color="auto"/>
        <w:bottom w:val="none" w:sz="0" w:space="0" w:color="auto"/>
        <w:right w:val="none" w:sz="0" w:space="0" w:color="auto"/>
      </w:divBdr>
    </w:div>
    <w:div w:id="1998456810">
      <w:bodyDiv w:val="1"/>
      <w:marLeft w:val="0"/>
      <w:marRight w:val="0"/>
      <w:marTop w:val="0"/>
      <w:marBottom w:val="0"/>
      <w:divBdr>
        <w:top w:val="none" w:sz="0" w:space="0" w:color="auto"/>
        <w:left w:val="none" w:sz="0" w:space="0" w:color="auto"/>
        <w:bottom w:val="none" w:sz="0" w:space="0" w:color="auto"/>
        <w:right w:val="none" w:sz="0" w:space="0" w:color="auto"/>
      </w:divBdr>
    </w:div>
    <w:div w:id="2027822218">
      <w:bodyDiv w:val="1"/>
      <w:marLeft w:val="0"/>
      <w:marRight w:val="0"/>
      <w:marTop w:val="0"/>
      <w:marBottom w:val="0"/>
      <w:divBdr>
        <w:top w:val="none" w:sz="0" w:space="0" w:color="auto"/>
        <w:left w:val="none" w:sz="0" w:space="0" w:color="auto"/>
        <w:bottom w:val="none" w:sz="0" w:space="0" w:color="auto"/>
        <w:right w:val="none" w:sz="0" w:space="0" w:color="auto"/>
      </w:divBdr>
    </w:div>
    <w:div w:id="2028023663">
      <w:bodyDiv w:val="1"/>
      <w:marLeft w:val="0"/>
      <w:marRight w:val="0"/>
      <w:marTop w:val="0"/>
      <w:marBottom w:val="0"/>
      <w:divBdr>
        <w:top w:val="none" w:sz="0" w:space="0" w:color="auto"/>
        <w:left w:val="none" w:sz="0" w:space="0" w:color="auto"/>
        <w:bottom w:val="none" w:sz="0" w:space="0" w:color="auto"/>
        <w:right w:val="none" w:sz="0" w:space="0" w:color="auto"/>
      </w:divBdr>
    </w:div>
    <w:div w:id="2056463516">
      <w:bodyDiv w:val="1"/>
      <w:marLeft w:val="0"/>
      <w:marRight w:val="0"/>
      <w:marTop w:val="0"/>
      <w:marBottom w:val="0"/>
      <w:divBdr>
        <w:top w:val="none" w:sz="0" w:space="0" w:color="auto"/>
        <w:left w:val="none" w:sz="0" w:space="0" w:color="auto"/>
        <w:bottom w:val="none" w:sz="0" w:space="0" w:color="auto"/>
        <w:right w:val="none" w:sz="0" w:space="0" w:color="auto"/>
      </w:divBdr>
    </w:div>
    <w:div w:id="2059738770">
      <w:bodyDiv w:val="1"/>
      <w:marLeft w:val="0"/>
      <w:marRight w:val="0"/>
      <w:marTop w:val="0"/>
      <w:marBottom w:val="0"/>
      <w:divBdr>
        <w:top w:val="none" w:sz="0" w:space="0" w:color="auto"/>
        <w:left w:val="none" w:sz="0" w:space="0" w:color="auto"/>
        <w:bottom w:val="none" w:sz="0" w:space="0" w:color="auto"/>
        <w:right w:val="none" w:sz="0" w:space="0" w:color="auto"/>
      </w:divBdr>
    </w:div>
    <w:div w:id="2064021319">
      <w:bodyDiv w:val="1"/>
      <w:marLeft w:val="0"/>
      <w:marRight w:val="0"/>
      <w:marTop w:val="0"/>
      <w:marBottom w:val="0"/>
      <w:divBdr>
        <w:top w:val="none" w:sz="0" w:space="0" w:color="auto"/>
        <w:left w:val="none" w:sz="0" w:space="0" w:color="auto"/>
        <w:bottom w:val="none" w:sz="0" w:space="0" w:color="auto"/>
        <w:right w:val="none" w:sz="0" w:space="0" w:color="auto"/>
      </w:divBdr>
    </w:div>
    <w:div w:id="2081056136">
      <w:bodyDiv w:val="1"/>
      <w:marLeft w:val="0"/>
      <w:marRight w:val="0"/>
      <w:marTop w:val="0"/>
      <w:marBottom w:val="0"/>
      <w:divBdr>
        <w:top w:val="none" w:sz="0" w:space="0" w:color="auto"/>
        <w:left w:val="none" w:sz="0" w:space="0" w:color="auto"/>
        <w:bottom w:val="none" w:sz="0" w:space="0" w:color="auto"/>
        <w:right w:val="none" w:sz="0" w:space="0" w:color="auto"/>
      </w:divBdr>
    </w:div>
    <w:div w:id="2081974663">
      <w:bodyDiv w:val="1"/>
      <w:marLeft w:val="0"/>
      <w:marRight w:val="0"/>
      <w:marTop w:val="0"/>
      <w:marBottom w:val="0"/>
      <w:divBdr>
        <w:top w:val="none" w:sz="0" w:space="0" w:color="auto"/>
        <w:left w:val="none" w:sz="0" w:space="0" w:color="auto"/>
        <w:bottom w:val="none" w:sz="0" w:space="0" w:color="auto"/>
        <w:right w:val="none" w:sz="0" w:space="0" w:color="auto"/>
      </w:divBdr>
    </w:div>
    <w:div w:id="2101487719">
      <w:bodyDiv w:val="1"/>
      <w:marLeft w:val="0"/>
      <w:marRight w:val="0"/>
      <w:marTop w:val="0"/>
      <w:marBottom w:val="0"/>
      <w:divBdr>
        <w:top w:val="none" w:sz="0" w:space="0" w:color="auto"/>
        <w:left w:val="none" w:sz="0" w:space="0" w:color="auto"/>
        <w:bottom w:val="none" w:sz="0" w:space="0" w:color="auto"/>
        <w:right w:val="none" w:sz="0" w:space="0" w:color="auto"/>
      </w:divBdr>
    </w:div>
    <w:div w:id="2119525426">
      <w:bodyDiv w:val="1"/>
      <w:marLeft w:val="0"/>
      <w:marRight w:val="0"/>
      <w:marTop w:val="0"/>
      <w:marBottom w:val="0"/>
      <w:divBdr>
        <w:top w:val="none" w:sz="0" w:space="0" w:color="auto"/>
        <w:left w:val="none" w:sz="0" w:space="0" w:color="auto"/>
        <w:bottom w:val="none" w:sz="0" w:space="0" w:color="auto"/>
        <w:right w:val="none" w:sz="0" w:space="0" w:color="auto"/>
      </w:divBdr>
    </w:div>
    <w:div w:id="21320863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5AC1BA-E1DA-4842-BA83-ED53093ED8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1223</Words>
  <Characters>6975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8</cp:revision>
  <cp:lastPrinted>2024-12-31T07:08:00Z</cp:lastPrinted>
  <dcterms:created xsi:type="dcterms:W3CDTF">2024-12-31T07:23:00Z</dcterms:created>
  <dcterms:modified xsi:type="dcterms:W3CDTF">2025-02-27T14:38:00Z</dcterms:modified>
</cp:coreProperties>
</file>